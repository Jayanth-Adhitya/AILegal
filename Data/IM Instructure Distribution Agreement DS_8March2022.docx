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F454AC" w:rsidRDefault="00C374C5">
      <w:pPr>
        <w:jc w:val="center"/>
        <w:rPr>
          <w:sz w:val="24"/>
          <w:szCs w:val="24"/>
        </w:rPr>
      </w:pPr>
      <w:r>
        <w:rPr>
          <w:b/>
          <w:sz w:val="24"/>
          <w:szCs w:val="24"/>
        </w:rPr>
        <w:t>DISTRIBUTION AGREEMENT</w:t>
      </w:r>
    </w:p>
    <w:p w14:paraId="00000002" w14:textId="77777777" w:rsidR="00F454AC" w:rsidRDefault="00F454AC">
      <w:pPr>
        <w:rPr>
          <w:sz w:val="24"/>
          <w:szCs w:val="24"/>
        </w:rPr>
      </w:pPr>
    </w:p>
    <w:p w14:paraId="00000003" w14:textId="7893A420" w:rsidR="00F454AC" w:rsidRDefault="00C374C5">
      <w:pPr>
        <w:jc w:val="both"/>
        <w:rPr>
          <w:sz w:val="24"/>
          <w:szCs w:val="24"/>
        </w:rPr>
      </w:pPr>
      <w:r>
        <w:rPr>
          <w:sz w:val="24"/>
          <w:szCs w:val="24"/>
        </w:rPr>
        <w:tab/>
        <w:t>This Distribution Agreement (the “Agreement”), effective __________, 202</w:t>
      </w:r>
      <w:ins w:id="0" w:author="Stankova-Bogoeva, Desislava" w:date="2022-01-21T18:19:00Z">
        <w:r w:rsidR="003C3855">
          <w:rPr>
            <w:sz w:val="24"/>
            <w:szCs w:val="24"/>
          </w:rPr>
          <w:t>2</w:t>
        </w:r>
      </w:ins>
      <w:del w:id="1" w:author="Stankova-Bogoeva, Desislava" w:date="2022-01-21T18:19:00Z">
        <w:r w:rsidDel="003C3855">
          <w:rPr>
            <w:sz w:val="24"/>
            <w:szCs w:val="24"/>
          </w:rPr>
          <w:delText>1</w:delText>
        </w:r>
      </w:del>
      <w:r>
        <w:rPr>
          <w:sz w:val="24"/>
          <w:szCs w:val="24"/>
        </w:rPr>
        <w:t>, is entered into by and between Instructure Inc</w:t>
      </w:r>
      <w:r>
        <w:rPr>
          <w:sz w:val="24"/>
          <w:szCs w:val="24"/>
          <w:highlight w:val="green"/>
        </w:rPr>
        <w:t>, a Delaware corporation, and its affiliates, subsidiaries, successors or assignees, with offices at 6330 South 300</w:t>
      </w:r>
      <w:r>
        <w:rPr>
          <w:sz w:val="24"/>
          <w:szCs w:val="24"/>
        </w:rPr>
        <w:t xml:space="preserve">0 East Suite 700 Salt Lake City, UT 84121 USA (“Vendor”), and </w:t>
      </w:r>
      <w:ins w:id="2" w:author="Stankova-Bogoeva, Desislava" w:date="2022-01-21T18:21:00Z">
        <w:r w:rsidR="003C3855" w:rsidRPr="002B7CD2">
          <w:rPr>
            <w:rFonts w:ascii="Helvetica" w:hAnsi="Helvetica"/>
            <w:b/>
            <w:snapToGrid w:val="0"/>
          </w:rPr>
          <w:t>APTEC HOLDINGS LIMITED</w:t>
        </w:r>
        <w:r w:rsidR="003C3855" w:rsidRPr="002B7CD2">
          <w:rPr>
            <w:rFonts w:ascii="Helvetica" w:hAnsi="Helvetica"/>
            <w:snapToGrid w:val="0"/>
          </w:rPr>
          <w:t xml:space="preserve"> </w:t>
        </w:r>
      </w:ins>
      <w:del w:id="3" w:author="Stankova-Bogoeva, Desislava" w:date="2022-01-21T18:21:00Z">
        <w:r w:rsidDel="003C3855">
          <w:rPr>
            <w:sz w:val="24"/>
            <w:szCs w:val="24"/>
            <w:highlight w:val="yellow"/>
          </w:rPr>
          <w:delText xml:space="preserve">&lt;&lt;Distributor&gt;&gt;., </w:delText>
        </w:r>
      </w:del>
      <w:r>
        <w:rPr>
          <w:sz w:val="24"/>
          <w:szCs w:val="24"/>
          <w:highlight w:val="yellow"/>
        </w:rPr>
        <w:t xml:space="preserve">a </w:t>
      </w:r>
      <w:del w:id="4" w:author="Stankova-Bogoeva, Desislava" w:date="2022-01-21T18:21:00Z">
        <w:r w:rsidDel="003C3855">
          <w:rPr>
            <w:sz w:val="24"/>
            <w:szCs w:val="24"/>
            <w:highlight w:val="yellow"/>
          </w:rPr>
          <w:delText>&lt;&lt;Type of business&gt;&gt;</w:delText>
        </w:r>
      </w:del>
      <w:ins w:id="5" w:author="Stankova-Bogoeva, Desislava" w:date="2022-01-21T18:21:00Z">
        <w:r w:rsidR="003C3855">
          <w:rPr>
            <w:sz w:val="24"/>
            <w:szCs w:val="24"/>
            <w:highlight w:val="yellow"/>
          </w:rPr>
          <w:t>limited liability company</w:t>
        </w:r>
      </w:ins>
      <w:r>
        <w:rPr>
          <w:color w:val="000000"/>
          <w:sz w:val="24"/>
          <w:szCs w:val="24"/>
          <w:highlight w:val="yellow"/>
        </w:rPr>
        <w:t xml:space="preserve"> </w:t>
      </w:r>
      <w:del w:id="6" w:author="Stankova-Bogoeva, Desislava" w:date="2022-01-21T18:22:00Z">
        <w:r w:rsidDel="003C3855">
          <w:rPr>
            <w:color w:val="000000"/>
            <w:sz w:val="24"/>
            <w:szCs w:val="24"/>
            <w:highlight w:val="yellow"/>
          </w:rPr>
          <w:delText xml:space="preserve">(Reg. No: 2119414) </w:delText>
        </w:r>
      </w:del>
      <w:r>
        <w:rPr>
          <w:color w:val="000000"/>
          <w:sz w:val="24"/>
          <w:szCs w:val="24"/>
          <w:highlight w:val="yellow"/>
        </w:rPr>
        <w:t>with</w:t>
      </w:r>
      <w:ins w:id="7" w:author="Stankova-Bogoeva, Desislava" w:date="2022-01-21T18:22:00Z">
        <w:r w:rsidR="003C3855">
          <w:rPr>
            <w:color w:val="000000"/>
            <w:sz w:val="24"/>
            <w:szCs w:val="24"/>
            <w:highlight w:val="yellow"/>
          </w:rPr>
          <w:t xml:space="preserve"> its registered place of business</w:t>
        </w:r>
      </w:ins>
      <w:r>
        <w:rPr>
          <w:color w:val="000000"/>
          <w:sz w:val="24"/>
          <w:szCs w:val="24"/>
          <w:highlight w:val="yellow"/>
        </w:rPr>
        <w:t xml:space="preserve"> </w:t>
      </w:r>
      <w:del w:id="8" w:author="Stankova-Bogoeva, Desislava" w:date="2022-01-21T18:22:00Z">
        <w:r w:rsidDel="003C3855">
          <w:rPr>
            <w:color w:val="000000"/>
            <w:sz w:val="24"/>
            <w:szCs w:val="24"/>
            <w:highlight w:val="yellow"/>
          </w:rPr>
          <w:delText xml:space="preserve">offices </w:delText>
        </w:r>
      </w:del>
      <w:r>
        <w:rPr>
          <w:color w:val="000000"/>
          <w:sz w:val="24"/>
          <w:szCs w:val="24"/>
          <w:highlight w:val="yellow"/>
        </w:rPr>
        <w:t xml:space="preserve">at </w:t>
      </w:r>
      <w:ins w:id="9" w:author="Stankova-Bogoeva, Desislava" w:date="2022-01-21T18:22:00Z">
        <w:r w:rsidR="003C3855" w:rsidRPr="003C3855">
          <w:rPr>
            <w:sz w:val="24"/>
            <w:szCs w:val="24"/>
            <w:highlight w:val="yellow"/>
          </w:rPr>
          <w:t>Gate Village 4, Dubai International Financial Centre, PO Box 33550, Dubai, UAE</w:t>
        </w:r>
      </w:ins>
      <w:del w:id="10" w:author="Stankova-Bogoeva, Desislava" w:date="2022-01-21T18:22:00Z">
        <w:r w:rsidRPr="003C3855" w:rsidDel="003C3855">
          <w:rPr>
            <w:sz w:val="24"/>
            <w:szCs w:val="24"/>
            <w:highlight w:val="yellow"/>
            <w:rPrChange w:id="11" w:author="Stankova-Bogoeva, Desislava" w:date="2022-01-21T18:22:00Z">
              <w:rPr>
                <w:color w:val="000000"/>
                <w:sz w:val="24"/>
                <w:szCs w:val="24"/>
                <w:highlight w:val="yellow"/>
              </w:rPr>
            </w:rPrChange>
          </w:rPr>
          <w:delText>&lt;</w:delText>
        </w:r>
        <w:r w:rsidDel="003C3855">
          <w:rPr>
            <w:sz w:val="24"/>
            <w:szCs w:val="24"/>
            <w:highlight w:val="yellow"/>
          </w:rPr>
          <w:delText>&lt;Insert Address&gt;&gt;</w:delText>
        </w:r>
        <w:r w:rsidDel="003C3855">
          <w:rPr>
            <w:color w:val="000000"/>
            <w:sz w:val="24"/>
            <w:szCs w:val="24"/>
          </w:rPr>
          <w:delText xml:space="preserve"> </w:delText>
        </w:r>
      </w:del>
      <w:r>
        <w:rPr>
          <w:sz w:val="24"/>
          <w:szCs w:val="24"/>
        </w:rPr>
        <w:t>(“DISTRIBUTOR”), all on the terms and conditions set forth herein (each a “Party” and collectively, the “Parties”).</w:t>
      </w:r>
    </w:p>
    <w:p w14:paraId="00000004" w14:textId="77777777" w:rsidR="00F454AC" w:rsidRDefault="00F454AC">
      <w:pPr>
        <w:rPr>
          <w:sz w:val="24"/>
          <w:szCs w:val="24"/>
        </w:rPr>
      </w:pPr>
    </w:p>
    <w:p w14:paraId="00000005" w14:textId="77777777" w:rsidR="00F454AC" w:rsidRDefault="00C374C5">
      <w:pPr>
        <w:jc w:val="center"/>
        <w:rPr>
          <w:sz w:val="24"/>
          <w:szCs w:val="24"/>
        </w:rPr>
      </w:pPr>
      <w:bookmarkStart w:id="12" w:name="_heading=h.gjdgxs" w:colFirst="0" w:colLast="0"/>
      <w:bookmarkEnd w:id="12"/>
      <w:r>
        <w:rPr>
          <w:b/>
          <w:sz w:val="24"/>
          <w:szCs w:val="24"/>
          <w:u w:val="single"/>
        </w:rPr>
        <w:t>RECITALS</w:t>
      </w:r>
    </w:p>
    <w:p w14:paraId="00000006" w14:textId="77777777" w:rsidR="00F454AC" w:rsidRDefault="00F454AC">
      <w:pPr>
        <w:rPr>
          <w:sz w:val="24"/>
          <w:szCs w:val="24"/>
        </w:rPr>
      </w:pPr>
    </w:p>
    <w:p w14:paraId="00000007" w14:textId="77777777" w:rsidR="00F454AC" w:rsidRDefault="00C374C5">
      <w:pPr>
        <w:numPr>
          <w:ilvl w:val="0"/>
          <w:numId w:val="10"/>
        </w:numPr>
        <w:ind w:left="0"/>
        <w:jc w:val="both"/>
        <w:rPr>
          <w:sz w:val="24"/>
          <w:szCs w:val="24"/>
        </w:rPr>
      </w:pPr>
      <w:r>
        <w:rPr>
          <w:sz w:val="24"/>
          <w:szCs w:val="24"/>
        </w:rPr>
        <w:t xml:space="preserve">Vendor is engaged in the business of providing cloud-based services as listed on </w:t>
      </w:r>
      <w:r>
        <w:rPr>
          <w:b/>
          <w:sz w:val="24"/>
          <w:szCs w:val="24"/>
        </w:rPr>
        <w:t>Exhibit A</w:t>
      </w:r>
      <w:r>
        <w:rPr>
          <w:sz w:val="24"/>
          <w:szCs w:val="24"/>
        </w:rPr>
        <w:t xml:space="preserve"> hereto (“Vendor Services”); and</w:t>
      </w:r>
    </w:p>
    <w:p w14:paraId="00000008" w14:textId="77777777" w:rsidR="00F454AC" w:rsidRDefault="00C374C5">
      <w:pPr>
        <w:ind w:left="720"/>
        <w:jc w:val="both"/>
        <w:rPr>
          <w:sz w:val="24"/>
          <w:szCs w:val="24"/>
        </w:rPr>
      </w:pPr>
      <w:r>
        <w:rPr>
          <w:sz w:val="24"/>
          <w:szCs w:val="24"/>
        </w:rPr>
        <w:t xml:space="preserve">  </w:t>
      </w:r>
    </w:p>
    <w:p w14:paraId="00000009" w14:textId="77777777" w:rsidR="00F454AC" w:rsidRDefault="00C374C5">
      <w:pPr>
        <w:numPr>
          <w:ilvl w:val="0"/>
          <w:numId w:val="10"/>
        </w:numPr>
        <w:ind w:left="0"/>
        <w:jc w:val="both"/>
        <w:rPr>
          <w:sz w:val="24"/>
          <w:szCs w:val="24"/>
        </w:rPr>
      </w:pPr>
      <w:r>
        <w:rPr>
          <w:sz w:val="24"/>
          <w:szCs w:val="24"/>
        </w:rPr>
        <w:t xml:space="preserve">Vendor desires for DISTRIBUTOR to market and sell the Vendor Services to end-users (“Clients’) in the non-exclusive Territory identified in </w:t>
      </w:r>
      <w:r>
        <w:rPr>
          <w:b/>
          <w:sz w:val="24"/>
          <w:szCs w:val="24"/>
        </w:rPr>
        <w:t>Exhibit B</w:t>
      </w:r>
      <w:r>
        <w:rPr>
          <w:sz w:val="24"/>
          <w:szCs w:val="24"/>
        </w:rPr>
        <w:t xml:space="preserve"> through DISTRIBUTOR’s independent resellers (“Resellers”) who become members of Vendor’s channel partner program. </w:t>
      </w:r>
    </w:p>
    <w:p w14:paraId="0000000A" w14:textId="77777777" w:rsidR="00F454AC" w:rsidRDefault="00F454AC">
      <w:pPr>
        <w:jc w:val="both"/>
        <w:rPr>
          <w:sz w:val="24"/>
          <w:szCs w:val="24"/>
        </w:rPr>
      </w:pPr>
    </w:p>
    <w:p w14:paraId="0000000B" w14:textId="77777777" w:rsidR="00F454AC" w:rsidRDefault="00C374C5">
      <w:pPr>
        <w:ind w:firstLine="720"/>
        <w:jc w:val="both"/>
        <w:rPr>
          <w:sz w:val="24"/>
          <w:szCs w:val="24"/>
        </w:rPr>
      </w:pPr>
      <w:r>
        <w:rPr>
          <w:sz w:val="24"/>
          <w:szCs w:val="24"/>
        </w:rPr>
        <w:t>NOW, THEREFORE, in consideration of the foregoing premises and recitals and for other good and valuable consideration, the receipt and sufficiency of which are hereby acknowledged, and with the intent to be legally bound, the parties hereto agree as follows:</w:t>
      </w:r>
    </w:p>
    <w:p w14:paraId="0000000C" w14:textId="77777777" w:rsidR="00F454AC" w:rsidRDefault="00F454AC">
      <w:pPr>
        <w:ind w:firstLine="720"/>
        <w:jc w:val="both"/>
        <w:rPr>
          <w:sz w:val="24"/>
          <w:szCs w:val="24"/>
        </w:rPr>
      </w:pPr>
    </w:p>
    <w:p w14:paraId="0000000D" w14:textId="77777777" w:rsidR="00F454AC" w:rsidRDefault="00F454AC">
      <w:pPr>
        <w:rPr>
          <w:sz w:val="24"/>
          <w:szCs w:val="24"/>
        </w:rPr>
      </w:pPr>
    </w:p>
    <w:p w14:paraId="0000000E" w14:textId="77777777" w:rsidR="00F454AC" w:rsidRDefault="00C374C5">
      <w:pPr>
        <w:jc w:val="center"/>
        <w:rPr>
          <w:sz w:val="24"/>
          <w:szCs w:val="24"/>
        </w:rPr>
      </w:pPr>
      <w:r>
        <w:rPr>
          <w:b/>
          <w:sz w:val="24"/>
          <w:szCs w:val="24"/>
          <w:u w:val="single"/>
        </w:rPr>
        <w:t>AGREEMENT</w:t>
      </w:r>
    </w:p>
    <w:p w14:paraId="0000000F" w14:textId="77777777" w:rsidR="00F454AC" w:rsidRDefault="00F454AC">
      <w:pPr>
        <w:rPr>
          <w:sz w:val="24"/>
          <w:szCs w:val="24"/>
        </w:rPr>
      </w:pPr>
    </w:p>
    <w:p w14:paraId="00000010" w14:textId="679A2E25" w:rsidR="00F454AC" w:rsidRDefault="00C374C5">
      <w:pPr>
        <w:numPr>
          <w:ilvl w:val="0"/>
          <w:numId w:val="8"/>
        </w:numPr>
        <w:ind w:left="0"/>
        <w:jc w:val="both"/>
        <w:rPr>
          <w:sz w:val="24"/>
          <w:szCs w:val="24"/>
        </w:rPr>
      </w:pPr>
      <w:r>
        <w:rPr>
          <w:sz w:val="24"/>
          <w:szCs w:val="24"/>
          <w:u w:val="single"/>
        </w:rPr>
        <w:t>APPOINTMENT</w:t>
      </w:r>
      <w:r>
        <w:rPr>
          <w:sz w:val="24"/>
          <w:szCs w:val="24"/>
        </w:rPr>
        <w:t xml:space="preserve">.  Subject to all the terms and conditions of this Agreement and compliance therewith, Vendor hereby grants to DISTRIBUTOR a non-exclusive, non-transferable, non-assignable, non-sublicensable right to promote, market, demonstrate, offer, and sell the Vendor Services to Clients in the Territory through the Resellers. </w:t>
      </w:r>
      <w:ins w:id="13" w:author="Stankova-Bogoeva, Desislava" w:date="2022-01-21T18:25:00Z">
        <w:r w:rsidR="003C3855" w:rsidRPr="003C3855">
          <w:rPr>
            <w:sz w:val="24"/>
            <w:szCs w:val="24"/>
          </w:rPr>
          <w:t xml:space="preserve">Vendor accepts that Aptec Holdings Limited enters into this Agreement as a signatory of its affiliated companies included in this Agreement. Each Affiliate may issue purchase orders (“PO”) to Vendor pursuant to the terms of this Agreement, and Vendor agrees to </w:t>
        </w:r>
        <w:proofErr w:type="spellStart"/>
        <w:r w:rsidR="003C3855" w:rsidRPr="003C3855">
          <w:rPr>
            <w:sz w:val="24"/>
            <w:szCs w:val="24"/>
          </w:rPr>
          <w:t>honour</w:t>
        </w:r>
        <w:proofErr w:type="spellEnd"/>
        <w:r w:rsidR="003C3855" w:rsidRPr="003C3855">
          <w:rPr>
            <w:sz w:val="24"/>
            <w:szCs w:val="24"/>
          </w:rPr>
          <w:t xml:space="preserve"> such POs as if placed by Aptec Holdings Limited. Vendor further acknowledges and agrees that (</w:t>
        </w:r>
        <w:proofErr w:type="spellStart"/>
        <w:r w:rsidR="003C3855" w:rsidRPr="003C3855">
          <w:rPr>
            <w:sz w:val="24"/>
            <w:szCs w:val="24"/>
          </w:rPr>
          <w:t>i</w:t>
        </w:r>
        <w:proofErr w:type="spellEnd"/>
        <w:r w:rsidR="003C3855" w:rsidRPr="003C3855">
          <w:rPr>
            <w:sz w:val="24"/>
            <w:szCs w:val="24"/>
          </w:rPr>
          <w:t>) the terms and conditions of this Agreement (including any Exhibits) shall fully apply to POs placed by the respective Affiliate; (ii) each Affiliate shall be responsible and liable for its own POs and Vendor will look solely to such Affiliate for payment and any claims arising from the Affiliate’s POs; and (iii) each reference in this Agreement to rights and obligations of “Ingram” shall be a reference to the rights and obligations of the Affiliate placing the PO. For clarity, Aptec Holdings Limited does not assume any liability and shall not be responsible in any way for breach or other failures by an Affiliate to comply with the terms of this Agreement or any separate agreements entered into between the Affiliate and Vendor, nor shall Aptec Holdings Limited be granted any rights towards Vendor under this Agreement.</w:t>
        </w:r>
      </w:ins>
      <w:r>
        <w:rPr>
          <w:sz w:val="24"/>
          <w:szCs w:val="24"/>
        </w:rPr>
        <w:t xml:space="preserve"> </w:t>
      </w:r>
    </w:p>
    <w:p w14:paraId="00000011" w14:textId="77777777" w:rsidR="00F454AC" w:rsidRDefault="00F454AC">
      <w:pPr>
        <w:jc w:val="both"/>
        <w:rPr>
          <w:sz w:val="24"/>
          <w:szCs w:val="24"/>
        </w:rPr>
      </w:pPr>
    </w:p>
    <w:p w14:paraId="00000012" w14:textId="77777777" w:rsidR="00F454AC" w:rsidRDefault="00C374C5">
      <w:pPr>
        <w:jc w:val="both"/>
        <w:rPr>
          <w:sz w:val="24"/>
          <w:szCs w:val="24"/>
        </w:rPr>
      </w:pPr>
      <w:r>
        <w:rPr>
          <w:sz w:val="24"/>
          <w:szCs w:val="24"/>
        </w:rPr>
        <w:tab/>
        <w:t>2.</w:t>
      </w:r>
      <w:r>
        <w:rPr>
          <w:sz w:val="24"/>
          <w:szCs w:val="24"/>
        </w:rPr>
        <w:tab/>
      </w:r>
      <w:r>
        <w:rPr>
          <w:sz w:val="24"/>
          <w:szCs w:val="24"/>
          <w:u w:val="single"/>
        </w:rPr>
        <w:t>MARKETING</w:t>
      </w:r>
      <w:r>
        <w:rPr>
          <w:sz w:val="24"/>
          <w:szCs w:val="24"/>
        </w:rPr>
        <w:t>.</w:t>
      </w:r>
    </w:p>
    <w:p w14:paraId="00000013" w14:textId="77777777" w:rsidR="00F454AC" w:rsidRDefault="00F454AC">
      <w:pPr>
        <w:jc w:val="both"/>
        <w:rPr>
          <w:sz w:val="24"/>
          <w:szCs w:val="24"/>
        </w:rPr>
      </w:pPr>
    </w:p>
    <w:p w14:paraId="00000014" w14:textId="5F76446B" w:rsidR="00F454AC" w:rsidRDefault="00C374C5">
      <w:pPr>
        <w:numPr>
          <w:ilvl w:val="0"/>
          <w:numId w:val="6"/>
        </w:numPr>
        <w:ind w:left="0"/>
        <w:jc w:val="both"/>
        <w:rPr>
          <w:sz w:val="24"/>
          <w:szCs w:val="24"/>
        </w:rPr>
      </w:pPr>
      <w:r>
        <w:rPr>
          <w:sz w:val="24"/>
          <w:szCs w:val="24"/>
        </w:rPr>
        <w:lastRenderedPageBreak/>
        <w:t>DISTRIBUTOR shall: (1) use commercially reasonable efforts to promote sales of the Vendor Services</w:t>
      </w:r>
      <w:del w:id="14" w:author="Stankova-Bogoeva, Desislava" w:date="2022-01-21T18:26:00Z">
        <w:r w:rsidDel="00A0058D">
          <w:rPr>
            <w:sz w:val="24"/>
            <w:szCs w:val="24"/>
          </w:rPr>
          <w:delText xml:space="preserve"> </w:delText>
        </w:r>
      </w:del>
      <w:r>
        <w:rPr>
          <w:sz w:val="24"/>
          <w:szCs w:val="24"/>
        </w:rPr>
        <w:t xml:space="preserve">; </w:t>
      </w:r>
      <w:del w:id="15" w:author="Stankova-Bogoeva, Desislava" w:date="2022-01-21T18:26:00Z">
        <w:r w:rsidDel="00A0058D">
          <w:rPr>
            <w:sz w:val="24"/>
            <w:szCs w:val="24"/>
          </w:rPr>
          <w:delText xml:space="preserve">(2) shall use Vendor as its preferred provider for a learning management system software as a service during the Term of the Agreement. </w:delText>
        </w:r>
      </w:del>
      <w:r>
        <w:rPr>
          <w:sz w:val="24"/>
          <w:szCs w:val="24"/>
        </w:rPr>
        <w:t>(</w:t>
      </w:r>
      <w:del w:id="16" w:author="Stankova-Bogoeva, Desislava" w:date="2022-01-21T18:26:00Z">
        <w:r w:rsidDel="00A0058D">
          <w:rPr>
            <w:sz w:val="24"/>
            <w:szCs w:val="24"/>
          </w:rPr>
          <w:delText>3</w:delText>
        </w:r>
      </w:del>
      <w:ins w:id="17" w:author="Stankova-Bogoeva, Desislava" w:date="2022-01-21T18:26:00Z">
        <w:r w:rsidR="00A0058D">
          <w:rPr>
            <w:sz w:val="24"/>
            <w:szCs w:val="24"/>
          </w:rPr>
          <w:t>2</w:t>
        </w:r>
      </w:ins>
      <w:r>
        <w:rPr>
          <w:sz w:val="24"/>
          <w:szCs w:val="24"/>
        </w:rPr>
        <w:t>) during the term of this Agreement, inform its Resellers in regard to the nature and type of Vendor Services provided by Vendor by using such means as determined in the discretion of DISTRIBUTOR and by using such marketing materials and Vendor information as may be provided by Vendor to DISTRIBUTOR; and (</w:t>
      </w:r>
      <w:del w:id="18" w:author="Stankova-Bogoeva, Desislava" w:date="2022-01-21T18:26:00Z">
        <w:r w:rsidDel="00A0058D">
          <w:rPr>
            <w:sz w:val="24"/>
            <w:szCs w:val="24"/>
          </w:rPr>
          <w:delText>4</w:delText>
        </w:r>
      </w:del>
      <w:ins w:id="19" w:author="Stankova-Bogoeva, Desislava" w:date="2022-01-21T18:26:00Z">
        <w:r w:rsidR="00A0058D">
          <w:rPr>
            <w:sz w:val="24"/>
            <w:szCs w:val="24"/>
          </w:rPr>
          <w:t>3</w:t>
        </w:r>
      </w:ins>
      <w:r>
        <w:rPr>
          <w:sz w:val="24"/>
          <w:szCs w:val="24"/>
        </w:rPr>
        <w:t xml:space="preserve">) </w:t>
      </w:r>
      <w:ins w:id="20" w:author="Stankova-Bogoeva, Desislava" w:date="2022-01-21T18:26:00Z">
        <w:r w:rsidR="00A0058D">
          <w:rPr>
            <w:sz w:val="24"/>
            <w:szCs w:val="24"/>
          </w:rPr>
          <w:t xml:space="preserve">in its own discretion </w:t>
        </w:r>
      </w:ins>
      <w:r>
        <w:rPr>
          <w:sz w:val="24"/>
          <w:szCs w:val="24"/>
        </w:rPr>
        <w:t>promote the Vendor Services on its own website with all the products defined in Exhibit A.</w:t>
      </w:r>
    </w:p>
    <w:p w14:paraId="00000015" w14:textId="77777777" w:rsidR="00F454AC" w:rsidRDefault="00F454AC">
      <w:pPr>
        <w:ind w:left="1440"/>
        <w:jc w:val="both"/>
        <w:rPr>
          <w:sz w:val="24"/>
          <w:szCs w:val="24"/>
        </w:rPr>
      </w:pPr>
    </w:p>
    <w:p w14:paraId="00000016" w14:textId="00D6DB99" w:rsidR="00F454AC" w:rsidRDefault="00C374C5">
      <w:pPr>
        <w:numPr>
          <w:ilvl w:val="0"/>
          <w:numId w:val="6"/>
        </w:numPr>
        <w:ind w:left="0"/>
        <w:jc w:val="both"/>
        <w:rPr>
          <w:sz w:val="24"/>
          <w:szCs w:val="24"/>
        </w:rPr>
      </w:pPr>
      <w:r>
        <w:rPr>
          <w:sz w:val="24"/>
          <w:szCs w:val="24"/>
        </w:rPr>
        <w:t>DISTRIBUTOR’s Resellers who, subsequent to authorization by Vendor by way of execution of Vendor’s Reseller Agreement, join Vendor’s channel partner program will become authorized resellers of the Vendor’s Services</w:t>
      </w:r>
      <w:del w:id="21" w:author="Stankova-Bogoeva, Desislava" w:date="2022-01-21T18:27:00Z">
        <w:r w:rsidDel="00A0058D">
          <w:rPr>
            <w:sz w:val="24"/>
            <w:szCs w:val="24"/>
          </w:rPr>
          <w:delText xml:space="preserve"> per certain administrative functions of DISTRIBUTOR pursuant to this Agreement</w:delText>
        </w:r>
      </w:del>
      <w:r>
        <w:rPr>
          <w:sz w:val="24"/>
          <w:szCs w:val="24"/>
        </w:rPr>
        <w:t xml:space="preserve">. </w:t>
      </w:r>
    </w:p>
    <w:p w14:paraId="00000017" w14:textId="77777777" w:rsidR="00F454AC" w:rsidRDefault="00F454AC">
      <w:pPr>
        <w:ind w:left="1440"/>
        <w:jc w:val="both"/>
        <w:rPr>
          <w:sz w:val="24"/>
          <w:szCs w:val="24"/>
        </w:rPr>
      </w:pPr>
    </w:p>
    <w:p w14:paraId="7AF01CE2" w14:textId="4A8A94C5" w:rsidR="00537A78" w:rsidRPr="00537A78" w:rsidRDefault="00C374C5" w:rsidP="00537A78">
      <w:pPr>
        <w:numPr>
          <w:ilvl w:val="0"/>
          <w:numId w:val="6"/>
        </w:numPr>
        <w:ind w:left="0"/>
        <w:jc w:val="both"/>
        <w:rPr>
          <w:ins w:id="22" w:author="Stankova-Bogoeva, Desislava" w:date="2022-03-08T15:32:00Z"/>
          <w:sz w:val="24"/>
          <w:szCs w:val="24"/>
        </w:rPr>
      </w:pPr>
      <w:commentRangeStart w:id="23"/>
      <w:del w:id="24" w:author="Stankova-Bogoeva, Desislava" w:date="2022-01-21T18:27:00Z">
        <w:r w:rsidRPr="00537A78" w:rsidDel="00A0058D">
          <w:rPr>
            <w:sz w:val="24"/>
            <w:szCs w:val="24"/>
          </w:rPr>
          <w:delText xml:space="preserve">Resellers wishing to become members of Vendor’s channel partner program will be required to execute Vendor’s Reseller Agreement and shall thereafter follow the procedures of Vendor’s channel partner program. </w:delText>
        </w:r>
      </w:del>
      <w:commentRangeEnd w:id="23"/>
      <w:r w:rsidR="00A0058D" w:rsidRPr="00537A78">
        <w:rPr>
          <w:sz w:val="24"/>
          <w:szCs w:val="24"/>
        </w:rPr>
        <w:commentReference w:id="23"/>
      </w:r>
      <w:ins w:id="25" w:author="Stankova-Bogoeva, Desislava" w:date="2022-03-08T15:32:00Z">
        <w:r w:rsidR="00537A78" w:rsidRPr="00537A78">
          <w:rPr>
            <w:sz w:val="24"/>
            <w:szCs w:val="24"/>
          </w:rPr>
          <w:t xml:space="preserve"> </w:t>
        </w:r>
      </w:ins>
    </w:p>
    <w:p w14:paraId="00000018" w14:textId="6890F206" w:rsidR="00F454AC" w:rsidDel="00A0058D" w:rsidRDefault="00F454AC">
      <w:pPr>
        <w:numPr>
          <w:ilvl w:val="0"/>
          <w:numId w:val="6"/>
        </w:numPr>
        <w:ind w:left="0"/>
        <w:jc w:val="both"/>
        <w:rPr>
          <w:del w:id="26" w:author="Stankova-Bogoeva, Desislava" w:date="2022-01-21T18:27:00Z"/>
          <w:sz w:val="24"/>
          <w:szCs w:val="24"/>
        </w:rPr>
      </w:pPr>
    </w:p>
    <w:p w14:paraId="00000019" w14:textId="77777777" w:rsidR="00F454AC" w:rsidRDefault="00F454AC">
      <w:pPr>
        <w:ind w:left="1440"/>
        <w:jc w:val="both"/>
        <w:rPr>
          <w:sz w:val="24"/>
          <w:szCs w:val="24"/>
        </w:rPr>
      </w:pPr>
    </w:p>
    <w:p w14:paraId="1FD703E9" w14:textId="2529B8B4" w:rsidR="00A0058D" w:rsidRPr="00A0058D" w:rsidRDefault="00C374C5" w:rsidP="00A0058D">
      <w:pPr>
        <w:numPr>
          <w:ilvl w:val="0"/>
          <w:numId w:val="6"/>
        </w:numPr>
        <w:ind w:left="0"/>
        <w:jc w:val="both"/>
        <w:rPr>
          <w:ins w:id="27" w:author="Stankova-Bogoeva, Desislava" w:date="2022-01-21T18:29:00Z"/>
          <w:sz w:val="24"/>
          <w:szCs w:val="24"/>
        </w:rPr>
      </w:pPr>
      <w:r w:rsidRPr="00A0058D">
        <w:rPr>
          <w:sz w:val="24"/>
          <w:szCs w:val="24"/>
        </w:rPr>
        <w:t xml:space="preserve">DISTRIBUTOR will use reasonable commercial efforts to market and promote Vendor Services through its Resellers. In its sole discretion, the Vendor may provide </w:t>
      </w:r>
      <w:r>
        <w:rPr>
          <w:sz w:val="24"/>
          <w:szCs w:val="24"/>
        </w:rPr>
        <w:t xml:space="preserve">Back-end Rebates and/or </w:t>
      </w:r>
      <w:r w:rsidRPr="00A0058D">
        <w:rPr>
          <w:sz w:val="24"/>
          <w:szCs w:val="24"/>
        </w:rPr>
        <w:t>Market Development Funds (MDF)</w:t>
      </w:r>
      <w:r>
        <w:rPr>
          <w:sz w:val="24"/>
          <w:szCs w:val="24"/>
        </w:rPr>
        <w:t xml:space="preserve"> </w:t>
      </w:r>
      <w:r w:rsidRPr="00A0058D">
        <w:rPr>
          <w:sz w:val="24"/>
          <w:szCs w:val="24"/>
        </w:rPr>
        <w:t xml:space="preserve">to DISTRIBUTOR for </w:t>
      </w:r>
      <w:del w:id="28" w:author="Stankova-Bogoeva, Desislava" w:date="2022-01-21T18:29:00Z">
        <w:r w:rsidRPr="00A0058D" w:rsidDel="00A0058D">
          <w:rPr>
            <w:sz w:val="24"/>
            <w:szCs w:val="24"/>
          </w:rPr>
          <w:delText xml:space="preserve">dispersion </w:delText>
        </w:r>
      </w:del>
      <w:ins w:id="29" w:author="Stankova-Bogoeva, Desislava" w:date="2022-01-21T18:29:00Z">
        <w:r w:rsidR="00A0058D" w:rsidRPr="00A0058D">
          <w:rPr>
            <w:sz w:val="24"/>
            <w:szCs w:val="24"/>
          </w:rPr>
          <w:t xml:space="preserve">pass-through </w:t>
        </w:r>
      </w:ins>
      <w:r w:rsidRPr="00A0058D">
        <w:rPr>
          <w:sz w:val="24"/>
          <w:szCs w:val="24"/>
        </w:rPr>
        <w:t>to Resellers</w:t>
      </w:r>
      <w:ins w:id="30" w:author="Stankova-Bogoeva, Desislava" w:date="2022-01-21T18:29:00Z">
        <w:r w:rsidR="00A0058D" w:rsidRPr="00A0058D">
          <w:rPr>
            <w:sz w:val="24"/>
            <w:szCs w:val="24"/>
          </w:rPr>
          <w:t xml:space="preserve"> (“Pass-through”)</w:t>
        </w:r>
      </w:ins>
      <w:r w:rsidRPr="00A0058D">
        <w:rPr>
          <w:sz w:val="24"/>
          <w:szCs w:val="24"/>
        </w:rPr>
        <w:t xml:space="preserve"> to support marketing activities and for the ongoing promotion of the Vendor’s solutions. These funds will be </w:t>
      </w:r>
      <w:r>
        <w:rPr>
          <w:sz w:val="24"/>
          <w:szCs w:val="24"/>
        </w:rPr>
        <w:t>transferred</w:t>
      </w:r>
      <w:r w:rsidRPr="00A0058D">
        <w:rPr>
          <w:sz w:val="24"/>
          <w:szCs w:val="24"/>
        </w:rPr>
        <w:t xml:space="preserve"> by the Distributor to </w:t>
      </w:r>
      <w:r>
        <w:rPr>
          <w:sz w:val="24"/>
          <w:szCs w:val="24"/>
        </w:rPr>
        <w:t>Resellers</w:t>
      </w:r>
      <w:r w:rsidRPr="00A0058D">
        <w:rPr>
          <w:sz w:val="24"/>
          <w:szCs w:val="24"/>
        </w:rPr>
        <w:t xml:space="preserve"> </w:t>
      </w:r>
      <w:r>
        <w:rPr>
          <w:sz w:val="24"/>
          <w:szCs w:val="24"/>
        </w:rPr>
        <w:t>on</w:t>
      </w:r>
      <w:r w:rsidRPr="00A0058D">
        <w:rPr>
          <w:sz w:val="24"/>
          <w:szCs w:val="24"/>
        </w:rPr>
        <w:t xml:space="preserve"> Vendor’s approval </w:t>
      </w:r>
      <w:r>
        <w:rPr>
          <w:sz w:val="24"/>
          <w:szCs w:val="24"/>
        </w:rPr>
        <w:t>and validated by Distributor’s POS data.</w:t>
      </w:r>
      <w:ins w:id="31" w:author="Stankova-Bogoeva, Desislava" w:date="2022-01-21T18:29:00Z">
        <w:r w:rsidR="00A0058D">
          <w:rPr>
            <w:sz w:val="24"/>
            <w:szCs w:val="24"/>
          </w:rPr>
          <w:t xml:space="preserve"> </w:t>
        </w:r>
        <w:r w:rsidR="00A0058D" w:rsidRPr="00A0058D">
          <w:rPr>
            <w:sz w:val="24"/>
            <w:szCs w:val="24"/>
          </w:rPr>
          <w:t xml:space="preserve">The </w:t>
        </w:r>
      </w:ins>
      <w:ins w:id="32" w:author="Stankova-Bogoeva, Desislava" w:date="2022-01-21T18:30:00Z">
        <w:r w:rsidR="00A0058D">
          <w:rPr>
            <w:sz w:val="24"/>
            <w:szCs w:val="24"/>
          </w:rPr>
          <w:t>P</w:t>
        </w:r>
      </w:ins>
      <w:ins w:id="33" w:author="Stankova-Bogoeva, Desislava" w:date="2022-01-21T18:29:00Z">
        <w:r w:rsidR="00A0058D" w:rsidRPr="00A0058D">
          <w:rPr>
            <w:sz w:val="24"/>
            <w:szCs w:val="24"/>
          </w:rPr>
          <w:t>ass</w:t>
        </w:r>
      </w:ins>
      <w:ins w:id="34" w:author="Stankova-Bogoeva, Desislava" w:date="2022-01-21T18:30:00Z">
        <w:r w:rsidR="00A0058D">
          <w:rPr>
            <w:sz w:val="24"/>
            <w:szCs w:val="24"/>
          </w:rPr>
          <w:t>-</w:t>
        </w:r>
      </w:ins>
      <w:ins w:id="35" w:author="Stankova-Bogoeva, Desislava" w:date="2022-01-21T18:29:00Z">
        <w:r w:rsidR="00A0058D" w:rsidRPr="00A0058D">
          <w:rPr>
            <w:sz w:val="24"/>
            <w:szCs w:val="24"/>
          </w:rPr>
          <w:t>through must be commercial</w:t>
        </w:r>
      </w:ins>
      <w:ins w:id="36" w:author="Stankova-Bogoeva, Desislava" w:date="2022-03-08T14:58:00Z">
        <w:r w:rsidR="00496D82">
          <w:rPr>
            <w:sz w:val="24"/>
            <w:szCs w:val="24"/>
          </w:rPr>
          <w:t xml:space="preserve">ly </w:t>
        </w:r>
      </w:ins>
      <w:ins w:id="37" w:author="Stankova-Bogoeva, Desislava" w:date="2022-01-21T18:29:00Z">
        <w:r w:rsidR="00A0058D" w:rsidRPr="00A0058D">
          <w:rPr>
            <w:sz w:val="24"/>
            <w:szCs w:val="24"/>
          </w:rPr>
          <w:t xml:space="preserve">reasonable and directly related to the business conducted between Vendor, </w:t>
        </w:r>
      </w:ins>
      <w:ins w:id="38" w:author="Stankova-Bogoeva, Desislava" w:date="2022-01-21T18:30:00Z">
        <w:r w:rsidR="00A0058D">
          <w:rPr>
            <w:sz w:val="24"/>
            <w:szCs w:val="24"/>
          </w:rPr>
          <w:t>Distributor</w:t>
        </w:r>
      </w:ins>
      <w:ins w:id="39" w:author="Stankova-Bogoeva, Desislava" w:date="2022-01-21T18:29:00Z">
        <w:r w:rsidR="00A0058D" w:rsidRPr="00A0058D">
          <w:rPr>
            <w:sz w:val="24"/>
            <w:szCs w:val="24"/>
          </w:rPr>
          <w:t xml:space="preserve"> and the </w:t>
        </w:r>
      </w:ins>
      <w:ins w:id="40" w:author="Stankova-Bogoeva, Desislava" w:date="2022-01-21T18:30:00Z">
        <w:r w:rsidR="00A0058D">
          <w:rPr>
            <w:sz w:val="24"/>
            <w:szCs w:val="24"/>
          </w:rPr>
          <w:t>Reseller</w:t>
        </w:r>
      </w:ins>
      <w:ins w:id="41" w:author="Stankova-Bogoeva, Desislava" w:date="2022-01-21T18:29:00Z">
        <w:r w:rsidR="00A0058D" w:rsidRPr="00A0058D">
          <w:rPr>
            <w:sz w:val="24"/>
            <w:szCs w:val="24"/>
          </w:rPr>
          <w:t xml:space="preserve">. Vendor shall not require </w:t>
        </w:r>
      </w:ins>
      <w:ins w:id="42" w:author="Stankova-Bogoeva, Desislava" w:date="2022-01-21T18:30:00Z">
        <w:r w:rsidR="00A0058D">
          <w:rPr>
            <w:sz w:val="24"/>
            <w:szCs w:val="24"/>
          </w:rPr>
          <w:t>Distributor</w:t>
        </w:r>
      </w:ins>
      <w:ins w:id="43" w:author="Stankova-Bogoeva, Desislava" w:date="2022-01-21T18:29:00Z">
        <w:r w:rsidR="00A0058D" w:rsidRPr="00A0058D">
          <w:rPr>
            <w:sz w:val="24"/>
            <w:szCs w:val="24"/>
          </w:rPr>
          <w:t xml:space="preserve"> to pass through funds in relation to Vendor’s business with other distributors or any </w:t>
        </w:r>
      </w:ins>
      <w:ins w:id="44" w:author="Stankova-Bogoeva, Desislava" w:date="2022-01-21T18:31:00Z">
        <w:r w:rsidR="00A0058D">
          <w:rPr>
            <w:sz w:val="24"/>
            <w:szCs w:val="24"/>
          </w:rPr>
          <w:t>R</w:t>
        </w:r>
      </w:ins>
      <w:ins w:id="45" w:author="Stankova-Bogoeva, Desislava" w:date="2022-01-21T18:29:00Z">
        <w:r w:rsidR="00A0058D" w:rsidRPr="00A0058D">
          <w:rPr>
            <w:sz w:val="24"/>
            <w:szCs w:val="24"/>
          </w:rPr>
          <w:t xml:space="preserve">eseller that is not a customer of </w:t>
        </w:r>
      </w:ins>
      <w:ins w:id="46" w:author="Stankova-Bogoeva, Desislava" w:date="2022-01-21T18:31:00Z">
        <w:r w:rsidR="00A0058D">
          <w:rPr>
            <w:sz w:val="24"/>
            <w:szCs w:val="24"/>
          </w:rPr>
          <w:t>Distributor</w:t>
        </w:r>
      </w:ins>
      <w:ins w:id="47" w:author="Stankova-Bogoeva, Desislava" w:date="2022-01-21T18:29:00Z">
        <w:r w:rsidR="00A0058D" w:rsidRPr="00A0058D">
          <w:rPr>
            <w:sz w:val="24"/>
            <w:szCs w:val="24"/>
          </w:rPr>
          <w:t xml:space="preserve"> and shall provide background information as required for all </w:t>
        </w:r>
      </w:ins>
      <w:ins w:id="48" w:author="Stankova-Bogoeva, Desislava" w:date="2022-01-21T18:31:00Z">
        <w:r w:rsidR="00A0058D">
          <w:rPr>
            <w:sz w:val="24"/>
            <w:szCs w:val="24"/>
          </w:rPr>
          <w:t>P</w:t>
        </w:r>
      </w:ins>
      <w:ins w:id="49" w:author="Stankova-Bogoeva, Desislava" w:date="2022-01-21T18:29:00Z">
        <w:r w:rsidR="00A0058D" w:rsidRPr="00A0058D">
          <w:rPr>
            <w:sz w:val="24"/>
            <w:szCs w:val="24"/>
          </w:rPr>
          <w:t>ass</w:t>
        </w:r>
      </w:ins>
      <w:ins w:id="50" w:author="Stankova-Bogoeva, Desislava" w:date="2022-01-21T18:31:00Z">
        <w:r w:rsidR="00A0058D">
          <w:rPr>
            <w:sz w:val="24"/>
            <w:szCs w:val="24"/>
          </w:rPr>
          <w:t>-</w:t>
        </w:r>
      </w:ins>
      <w:ins w:id="51" w:author="Stankova-Bogoeva, Desislava" w:date="2022-01-21T18:29:00Z">
        <w:r w:rsidR="00A0058D" w:rsidRPr="00A0058D">
          <w:rPr>
            <w:sz w:val="24"/>
            <w:szCs w:val="24"/>
          </w:rPr>
          <w:t xml:space="preserve">through claims and ensure it only passes through funds linked to </w:t>
        </w:r>
      </w:ins>
      <w:ins w:id="52" w:author="Stankova-Bogoeva, Desislava" w:date="2022-01-21T18:31:00Z">
        <w:r w:rsidR="00A0058D">
          <w:rPr>
            <w:sz w:val="24"/>
            <w:szCs w:val="24"/>
          </w:rPr>
          <w:t>Distributor’s</w:t>
        </w:r>
      </w:ins>
      <w:ins w:id="53" w:author="Stankova-Bogoeva, Desislava" w:date="2022-01-21T18:29:00Z">
        <w:r w:rsidR="00A0058D" w:rsidRPr="00A0058D">
          <w:rPr>
            <w:sz w:val="24"/>
            <w:szCs w:val="24"/>
          </w:rPr>
          <w:t xml:space="preserve"> business transactions with Vendor. Pass</w:t>
        </w:r>
      </w:ins>
      <w:ins w:id="54" w:author="Stankova-Bogoeva, Desislava" w:date="2022-01-21T18:31:00Z">
        <w:r w:rsidR="00A0058D">
          <w:rPr>
            <w:sz w:val="24"/>
            <w:szCs w:val="24"/>
          </w:rPr>
          <w:t>-</w:t>
        </w:r>
      </w:ins>
      <w:ins w:id="55" w:author="Stankova-Bogoeva, Desislava" w:date="2022-01-21T18:29:00Z">
        <w:r w:rsidR="00A0058D" w:rsidRPr="00A0058D">
          <w:rPr>
            <w:sz w:val="24"/>
            <w:szCs w:val="24"/>
          </w:rPr>
          <w:t xml:space="preserve">through of funds for marketing will be invoiced (not credited by Vendor) by </w:t>
        </w:r>
      </w:ins>
      <w:ins w:id="56" w:author="Stankova-Bogoeva, Desislava" w:date="2022-01-21T18:31:00Z">
        <w:r w:rsidR="00A0058D">
          <w:rPr>
            <w:sz w:val="24"/>
            <w:szCs w:val="24"/>
          </w:rPr>
          <w:t>Distributor</w:t>
        </w:r>
      </w:ins>
      <w:ins w:id="57" w:author="Stankova-Bogoeva, Desislava" w:date="2022-01-21T18:29:00Z">
        <w:r w:rsidR="00A0058D" w:rsidRPr="00A0058D">
          <w:rPr>
            <w:sz w:val="24"/>
            <w:szCs w:val="24"/>
          </w:rPr>
          <w:t xml:space="preserve"> and paid by Vendor. Pass</w:t>
        </w:r>
      </w:ins>
      <w:ins w:id="58" w:author="Stankova-Bogoeva, Desislava" w:date="2022-01-21T18:31:00Z">
        <w:r w:rsidR="00A0058D">
          <w:rPr>
            <w:sz w:val="24"/>
            <w:szCs w:val="24"/>
          </w:rPr>
          <w:t>-</w:t>
        </w:r>
      </w:ins>
      <w:ins w:id="59" w:author="Stankova-Bogoeva, Desislava" w:date="2022-01-21T18:29:00Z">
        <w:r w:rsidR="00A0058D" w:rsidRPr="00A0058D">
          <w:rPr>
            <w:sz w:val="24"/>
            <w:szCs w:val="24"/>
          </w:rPr>
          <w:t xml:space="preserve">through payments shall be excluded from the calculation of any rebates </w:t>
        </w:r>
      </w:ins>
      <w:ins w:id="60" w:author="Stankova-Bogoeva, Desislava" w:date="2022-01-21T18:31:00Z">
        <w:r w:rsidR="00A0058D">
          <w:rPr>
            <w:sz w:val="24"/>
            <w:szCs w:val="24"/>
          </w:rPr>
          <w:t>Distributor</w:t>
        </w:r>
      </w:ins>
      <w:ins w:id="61" w:author="Stankova-Bogoeva, Desislava" w:date="2022-01-21T18:29:00Z">
        <w:r w:rsidR="00A0058D" w:rsidRPr="00A0058D">
          <w:rPr>
            <w:sz w:val="24"/>
            <w:szCs w:val="24"/>
          </w:rPr>
          <w:t xml:space="preserve"> is entitled to from Vendor.</w:t>
        </w:r>
      </w:ins>
      <w:ins w:id="62" w:author="Stankova-Bogoeva, Desislava" w:date="2022-03-08T15:33:00Z">
        <w:r w:rsidR="003C383B">
          <w:rPr>
            <w:sz w:val="24"/>
            <w:szCs w:val="24"/>
          </w:rPr>
          <w:t xml:space="preserve"> </w:t>
        </w:r>
        <w:r w:rsidR="003C383B" w:rsidRPr="00537A78">
          <w:rPr>
            <w:sz w:val="24"/>
            <w:szCs w:val="24"/>
          </w:rPr>
          <w:t>Vendor agrees to</w:t>
        </w:r>
        <w:r w:rsidR="003C383B">
          <w:rPr>
            <w:sz w:val="24"/>
            <w:szCs w:val="24"/>
          </w:rPr>
          <w:t xml:space="preserve"> further</w:t>
        </w:r>
        <w:r w:rsidR="003C383B" w:rsidRPr="00537A78">
          <w:rPr>
            <w:sz w:val="24"/>
            <w:szCs w:val="24"/>
          </w:rPr>
          <w:t xml:space="preserve"> establish a general quarterly cooperative marketing allowance equal to two per cent (2%) of the amount of Product invoices submitted by Vendor to </w:t>
        </w:r>
        <w:r w:rsidR="003C383B">
          <w:rPr>
            <w:sz w:val="24"/>
            <w:szCs w:val="24"/>
          </w:rPr>
          <w:t>Distributor</w:t>
        </w:r>
        <w:r w:rsidR="003C383B" w:rsidRPr="00537A78">
          <w:rPr>
            <w:sz w:val="24"/>
            <w:szCs w:val="24"/>
          </w:rPr>
          <w:t xml:space="preserve"> to cover the costs of Product advertising.</w:t>
        </w:r>
      </w:ins>
    </w:p>
    <w:p w14:paraId="0000001A" w14:textId="16BDBA12" w:rsidR="00F454AC" w:rsidRDefault="00F454AC" w:rsidP="00A0058D">
      <w:pPr>
        <w:pBdr>
          <w:top w:val="nil"/>
          <w:left w:val="nil"/>
          <w:bottom w:val="nil"/>
          <w:right w:val="nil"/>
          <w:between w:val="nil"/>
        </w:pBdr>
        <w:ind w:left="1440"/>
        <w:rPr>
          <w:color w:val="000000"/>
          <w:sz w:val="24"/>
          <w:szCs w:val="24"/>
        </w:rPr>
      </w:pPr>
    </w:p>
    <w:p w14:paraId="0000001B" w14:textId="77777777" w:rsidR="00F454AC" w:rsidRDefault="00C374C5">
      <w:pPr>
        <w:numPr>
          <w:ilvl w:val="0"/>
          <w:numId w:val="6"/>
        </w:numPr>
        <w:spacing w:before="240"/>
        <w:ind w:left="0"/>
        <w:jc w:val="both"/>
        <w:rPr>
          <w:sz w:val="24"/>
          <w:szCs w:val="24"/>
        </w:rPr>
      </w:pPr>
      <w:r>
        <w:rPr>
          <w:sz w:val="24"/>
          <w:szCs w:val="24"/>
        </w:rPr>
        <w:t>DISTRIBUTOR will make no representations, warranties or guarantees to Resellers or Clients with respect to the specifications, features or capabilities of the Vendor Services that are inconsistent with the literature distributed by Vendor or information on the Vendor website. Vendor shall make reasonable efforts to promptly notify DISTRIBUTOR of any material changes in its literature or website content.</w:t>
      </w:r>
    </w:p>
    <w:p w14:paraId="0000001C" w14:textId="48D82A0B" w:rsidR="00F454AC" w:rsidRDefault="00C374C5">
      <w:pPr>
        <w:numPr>
          <w:ilvl w:val="0"/>
          <w:numId w:val="6"/>
        </w:numPr>
        <w:spacing w:before="240"/>
        <w:ind w:left="0"/>
        <w:jc w:val="both"/>
        <w:rPr>
          <w:sz w:val="24"/>
          <w:szCs w:val="24"/>
        </w:rPr>
      </w:pPr>
      <w:del w:id="63" w:author="Stankova-Bogoeva, Desislava" w:date="2022-01-21T18:32:00Z">
        <w:r w:rsidDel="00A0058D">
          <w:rPr>
            <w:sz w:val="24"/>
            <w:szCs w:val="24"/>
          </w:rPr>
          <w:delText xml:space="preserve">DISTRIBUTOR </w:delText>
        </w:r>
      </w:del>
      <w:ins w:id="64" w:author="Stankova-Bogoeva, Desislava" w:date="2022-01-21T18:32:00Z">
        <w:r w:rsidR="00A0058D">
          <w:rPr>
            <w:sz w:val="24"/>
            <w:szCs w:val="24"/>
          </w:rPr>
          <w:t xml:space="preserve">Each Party </w:t>
        </w:r>
      </w:ins>
      <w:r>
        <w:rPr>
          <w:sz w:val="24"/>
          <w:szCs w:val="24"/>
        </w:rPr>
        <w:t xml:space="preserve">will conduct business in a professional manner and in accordance with the terms of this Agreement. DISTRIBUTOR and Vendor shall (a) avoid deceptive, misleading or unethical practices that are or might be detrimental to the other party or </w:t>
      </w:r>
      <w:r>
        <w:rPr>
          <w:sz w:val="24"/>
          <w:szCs w:val="24"/>
        </w:rPr>
        <w:lastRenderedPageBreak/>
        <w:t>the public, including but not limited to disparagement of the other party; and (b) make no false or misleading representations regarding the other party.</w:t>
      </w:r>
    </w:p>
    <w:p w14:paraId="0000001D" w14:textId="77777777" w:rsidR="00F454AC" w:rsidRDefault="00F454AC">
      <w:pPr>
        <w:jc w:val="both"/>
        <w:rPr>
          <w:sz w:val="24"/>
          <w:szCs w:val="24"/>
        </w:rPr>
      </w:pPr>
    </w:p>
    <w:p w14:paraId="0000001E" w14:textId="77777777" w:rsidR="00F454AC" w:rsidRDefault="00C374C5">
      <w:pPr>
        <w:numPr>
          <w:ilvl w:val="0"/>
          <w:numId w:val="6"/>
        </w:numPr>
        <w:ind w:left="0"/>
        <w:jc w:val="both"/>
        <w:rPr>
          <w:sz w:val="24"/>
          <w:szCs w:val="24"/>
        </w:rPr>
      </w:pPr>
      <w:r>
        <w:rPr>
          <w:sz w:val="24"/>
          <w:szCs w:val="24"/>
        </w:rPr>
        <w:t>DISTRIBUTOR acknowledges and agrees that it has no authority to provide any warranties with respect to Vendor Services with or to any person or entity on behalf of Vendor, other than those warranties included in documentation related to the Vendor Services as provided by Vendor.</w:t>
      </w:r>
    </w:p>
    <w:p w14:paraId="0000001F" w14:textId="4E61699C" w:rsidR="00F454AC" w:rsidRDefault="00F454AC">
      <w:pPr>
        <w:jc w:val="both"/>
        <w:rPr>
          <w:ins w:id="65" w:author="Stankova-Bogoeva, Desislava" w:date="2022-01-21T19:18:00Z"/>
          <w:sz w:val="24"/>
          <w:szCs w:val="24"/>
        </w:rPr>
      </w:pPr>
    </w:p>
    <w:p w14:paraId="0A1D71A6" w14:textId="6897629F" w:rsidR="002D7BFD" w:rsidRDefault="002D7BFD" w:rsidP="002D7BFD">
      <w:pPr>
        <w:numPr>
          <w:ilvl w:val="0"/>
          <w:numId w:val="6"/>
        </w:numPr>
        <w:ind w:left="0"/>
        <w:jc w:val="both"/>
        <w:rPr>
          <w:ins w:id="66" w:author="Stankova-Bogoeva, Desislava" w:date="2022-01-21T19:19:00Z"/>
          <w:sz w:val="24"/>
          <w:szCs w:val="24"/>
        </w:rPr>
      </w:pPr>
      <w:ins w:id="67" w:author="Stankova-Bogoeva, Desislava" w:date="2022-01-21T19:18:00Z">
        <w:r w:rsidRPr="002D7BFD">
          <w:rPr>
            <w:sz w:val="24"/>
            <w:szCs w:val="24"/>
          </w:rPr>
          <w:t xml:space="preserve">Vendor agrees to provide the following information within ten (10) days of the Effective Date of this Agreement and update this information on a regular basis, in a format acceptable to </w:t>
        </w:r>
        <w:r>
          <w:rPr>
            <w:sz w:val="24"/>
            <w:szCs w:val="24"/>
          </w:rPr>
          <w:t>Distributor</w:t>
        </w:r>
        <w:r w:rsidRPr="002D7BFD">
          <w:rPr>
            <w:sz w:val="24"/>
            <w:szCs w:val="24"/>
          </w:rPr>
          <w:t xml:space="preserve">: as applicable, the Products’ US Export Control Classification Number (ECCN), the EU Harmonized Tariff System Number (HTS), the country of origin/manufacture, and a copy of the US Commodity Classification Automated Tracking System (CCATS) approval form. For software </w:t>
        </w:r>
        <w:r>
          <w:rPr>
            <w:sz w:val="24"/>
            <w:szCs w:val="24"/>
          </w:rPr>
          <w:t>p</w:t>
        </w:r>
        <w:r w:rsidRPr="002D7BFD">
          <w:rPr>
            <w:sz w:val="24"/>
            <w:szCs w:val="24"/>
          </w:rPr>
          <w:t xml:space="preserve">roducts and </w:t>
        </w:r>
      </w:ins>
      <w:ins w:id="68" w:author="Stankova-Bogoeva, Desislava" w:date="2022-01-21T19:19:00Z">
        <w:r>
          <w:rPr>
            <w:sz w:val="24"/>
            <w:szCs w:val="24"/>
          </w:rPr>
          <w:t>products or services</w:t>
        </w:r>
      </w:ins>
      <w:ins w:id="69" w:author="Stankova-Bogoeva, Desislava" w:date="2022-01-21T19:18:00Z">
        <w:r w:rsidRPr="002D7BFD">
          <w:rPr>
            <w:sz w:val="24"/>
            <w:szCs w:val="24"/>
          </w:rPr>
          <w:t xml:space="preserve"> that include software with encryption, the encryption bit and the declaration of eligibility for License Exception ENC.</w:t>
        </w:r>
      </w:ins>
    </w:p>
    <w:p w14:paraId="6AEFFE61" w14:textId="77777777" w:rsidR="002D7BFD" w:rsidRDefault="002D7BFD" w:rsidP="002D7BFD">
      <w:pPr>
        <w:pStyle w:val="ListParagraph"/>
        <w:rPr>
          <w:ins w:id="70" w:author="Stankova-Bogoeva, Desislava" w:date="2022-01-21T19:19:00Z"/>
          <w:sz w:val="24"/>
          <w:szCs w:val="24"/>
        </w:rPr>
      </w:pPr>
    </w:p>
    <w:p w14:paraId="12AF522B" w14:textId="77777777" w:rsidR="002D7BFD" w:rsidRPr="002D7BFD" w:rsidRDefault="002D7BFD" w:rsidP="002D7BFD">
      <w:pPr>
        <w:ind w:left="1440"/>
        <w:jc w:val="both"/>
        <w:rPr>
          <w:sz w:val="24"/>
          <w:szCs w:val="24"/>
        </w:rPr>
      </w:pPr>
    </w:p>
    <w:p w14:paraId="00000020" w14:textId="77777777" w:rsidR="00F454AC" w:rsidRDefault="00C374C5">
      <w:pPr>
        <w:numPr>
          <w:ilvl w:val="0"/>
          <w:numId w:val="4"/>
        </w:numPr>
        <w:ind w:left="0" w:firstLine="720"/>
        <w:jc w:val="both"/>
        <w:rPr>
          <w:sz w:val="24"/>
          <w:szCs w:val="24"/>
        </w:rPr>
      </w:pPr>
      <w:r>
        <w:rPr>
          <w:sz w:val="24"/>
          <w:szCs w:val="24"/>
          <w:u w:val="single"/>
        </w:rPr>
        <w:t>CLIENT SUBSCRIPTIONS</w:t>
      </w:r>
      <w:r>
        <w:rPr>
          <w:sz w:val="24"/>
          <w:szCs w:val="24"/>
        </w:rPr>
        <w:t>.</w:t>
      </w:r>
    </w:p>
    <w:p w14:paraId="00000021" w14:textId="77777777" w:rsidR="00F454AC" w:rsidRDefault="00F454AC">
      <w:pPr>
        <w:jc w:val="both"/>
        <w:rPr>
          <w:sz w:val="24"/>
          <w:szCs w:val="24"/>
        </w:rPr>
      </w:pPr>
    </w:p>
    <w:p w14:paraId="00000022" w14:textId="03271880" w:rsidR="00F454AC" w:rsidRDefault="00C374C5">
      <w:pPr>
        <w:numPr>
          <w:ilvl w:val="0"/>
          <w:numId w:val="11"/>
        </w:numPr>
        <w:ind w:firstLine="1440"/>
        <w:jc w:val="both"/>
        <w:rPr>
          <w:sz w:val="24"/>
          <w:szCs w:val="24"/>
        </w:rPr>
      </w:pPr>
      <w:r>
        <w:rPr>
          <w:sz w:val="24"/>
          <w:szCs w:val="24"/>
        </w:rPr>
        <w:t xml:space="preserve">Vendor and DISTRIBUTOR will track all Clients who subscribe to receive Vendor Services as a result of DISTRIBUTOR’s sales efforts under this Agreement to Resellers and the subsequent sales efforts by the Resellers to Clients.   DISTRIBUTOR shall provide Vendor with monthly reports on Client sales as </w:t>
      </w:r>
      <w:commentRangeStart w:id="71"/>
      <w:del w:id="72" w:author="Stankova-Bogoeva, Desislava" w:date="2022-01-21T18:33:00Z">
        <w:r w:rsidDel="00A0058D">
          <w:rPr>
            <w:sz w:val="24"/>
            <w:szCs w:val="24"/>
          </w:rPr>
          <w:delText xml:space="preserve">are required of Reseller under the Vendor’s Reseller Partner Agreement </w:delText>
        </w:r>
      </w:del>
      <w:commentRangeEnd w:id="71"/>
      <w:r w:rsidR="00A0058D">
        <w:rPr>
          <w:rStyle w:val="CommentReference"/>
        </w:rPr>
        <w:commentReference w:id="71"/>
      </w:r>
      <w:del w:id="73" w:author="Stankova-Bogoeva, Desislava" w:date="2022-01-21T18:33:00Z">
        <w:r w:rsidDel="00A0058D">
          <w:rPr>
            <w:sz w:val="24"/>
            <w:szCs w:val="24"/>
          </w:rPr>
          <w:delText>in effect between Vendor and the Reseller</w:delText>
        </w:r>
      </w:del>
      <w:proofErr w:type="spellStart"/>
      <w:ins w:id="74" w:author="Stankova-Bogoeva, Desislava" w:date="2022-01-21T18:33:00Z">
        <w:r w:rsidR="00A0058D">
          <w:rPr>
            <w:sz w:val="24"/>
            <w:szCs w:val="24"/>
          </w:rPr>
          <w:t>as</w:t>
        </w:r>
        <w:proofErr w:type="spellEnd"/>
        <w:r w:rsidR="00A0058D">
          <w:rPr>
            <w:sz w:val="24"/>
            <w:szCs w:val="24"/>
          </w:rPr>
          <w:t xml:space="preserve"> agreed between Vendor and Distributor</w:t>
        </w:r>
      </w:ins>
      <w:r>
        <w:rPr>
          <w:sz w:val="24"/>
          <w:szCs w:val="24"/>
        </w:rPr>
        <w:t xml:space="preserve">, including the Reseller name and detailed information as to the Vendor Services sold by each Reseller (including Client name and address, quantity, </w:t>
      </w:r>
      <w:commentRangeStart w:id="75"/>
      <w:del w:id="76" w:author="Stankova-Bogoeva, Desislava" w:date="2022-01-21T18:34:00Z">
        <w:r w:rsidDel="00A0058D">
          <w:rPr>
            <w:sz w:val="24"/>
            <w:szCs w:val="24"/>
          </w:rPr>
          <w:delText xml:space="preserve">sales price </w:delText>
        </w:r>
      </w:del>
      <w:commentRangeEnd w:id="75"/>
      <w:r w:rsidR="00A0058D">
        <w:rPr>
          <w:rStyle w:val="CommentReference"/>
        </w:rPr>
        <w:commentReference w:id="75"/>
      </w:r>
      <w:r>
        <w:rPr>
          <w:sz w:val="24"/>
          <w:szCs w:val="24"/>
        </w:rPr>
        <w:t xml:space="preserve">and sales date). DISTRIBUTOR will coordinate with each Reseller to get this information for DISTRIBUTOR to provide to Vendor. </w:t>
      </w:r>
    </w:p>
    <w:p w14:paraId="00000023" w14:textId="77777777" w:rsidR="00F454AC" w:rsidRDefault="00F454AC">
      <w:pPr>
        <w:ind w:left="1440"/>
        <w:jc w:val="both"/>
        <w:rPr>
          <w:sz w:val="24"/>
          <w:szCs w:val="24"/>
        </w:rPr>
      </w:pPr>
    </w:p>
    <w:p w14:paraId="00000024" w14:textId="347ED3C4" w:rsidR="00F454AC" w:rsidRDefault="00C374C5">
      <w:pPr>
        <w:numPr>
          <w:ilvl w:val="0"/>
          <w:numId w:val="11"/>
        </w:numPr>
        <w:ind w:firstLine="1440"/>
        <w:jc w:val="both"/>
        <w:rPr>
          <w:sz w:val="24"/>
          <w:szCs w:val="24"/>
        </w:rPr>
      </w:pPr>
      <w:bookmarkStart w:id="77" w:name="_heading=h.30j0zll" w:colFirst="0" w:colLast="0"/>
      <w:bookmarkEnd w:id="77"/>
      <w:commentRangeStart w:id="78"/>
      <w:del w:id="79" w:author="Stankova-Bogoeva, Desislava" w:date="2022-01-21T18:36:00Z">
        <w:r w:rsidDel="00162149">
          <w:rPr>
            <w:sz w:val="24"/>
            <w:szCs w:val="24"/>
          </w:rPr>
          <w:delText xml:space="preserve">Per the terms of Vendor’s channel partner program, Reseller agrees that each Client shall be required to execute an end user agreement or other client agreement directly with a Reseller (“Reseller-Client Agreement”) that governs the access and use of the Vendor Services by such Client.  </w:delText>
        </w:r>
      </w:del>
      <w:commentRangeEnd w:id="78"/>
      <w:r w:rsidR="00162149">
        <w:rPr>
          <w:rStyle w:val="CommentReference"/>
        </w:rPr>
        <w:commentReference w:id="78"/>
      </w:r>
      <w:r>
        <w:rPr>
          <w:sz w:val="24"/>
          <w:szCs w:val="24"/>
        </w:rPr>
        <w:t xml:space="preserve">The parties agree that DISTRIBUTOR does not require </w:t>
      </w:r>
      <w:proofErr w:type="gramStart"/>
      <w:r>
        <w:rPr>
          <w:sz w:val="24"/>
          <w:szCs w:val="24"/>
        </w:rPr>
        <w:t>access, and</w:t>
      </w:r>
      <w:proofErr w:type="gramEnd"/>
      <w:r>
        <w:rPr>
          <w:sz w:val="24"/>
          <w:szCs w:val="24"/>
        </w:rPr>
        <w:t xml:space="preserve"> will not be given access to </w:t>
      </w:r>
      <w:proofErr w:type="gramStart"/>
      <w:r>
        <w:rPr>
          <w:sz w:val="24"/>
          <w:szCs w:val="24"/>
        </w:rPr>
        <w:t>the Vendor</w:t>
      </w:r>
      <w:proofErr w:type="gramEnd"/>
      <w:r>
        <w:rPr>
          <w:sz w:val="24"/>
          <w:szCs w:val="24"/>
        </w:rPr>
        <w:t xml:space="preserve"> Services, or to any specifications or other detailed information relating to </w:t>
      </w:r>
      <w:proofErr w:type="gramStart"/>
      <w:r>
        <w:rPr>
          <w:sz w:val="24"/>
          <w:szCs w:val="24"/>
        </w:rPr>
        <w:t>the Vendor</w:t>
      </w:r>
      <w:proofErr w:type="gramEnd"/>
      <w:r>
        <w:rPr>
          <w:sz w:val="24"/>
          <w:szCs w:val="24"/>
        </w:rPr>
        <w:t xml:space="preserve"> Services. However, payment of any subscription and other fees for Client use of the Vendor Services shall be paid by Resellers to DISTRIBUTOR and by DISTRIBUTOR to Vendor in accordance with </w:t>
      </w:r>
      <w:r>
        <w:rPr>
          <w:b/>
          <w:sz w:val="24"/>
          <w:szCs w:val="24"/>
        </w:rPr>
        <w:t>Exhibit C</w:t>
      </w:r>
      <w:r>
        <w:rPr>
          <w:sz w:val="24"/>
          <w:szCs w:val="24"/>
        </w:rPr>
        <w:t xml:space="preserve"> hereto. Once Vendor receives an order from Distributor</w:t>
      </w:r>
      <w:del w:id="80" w:author="Stankova-Bogoeva, Desislava" w:date="2022-01-21T18:37:00Z">
        <w:r w:rsidDel="00162149">
          <w:rPr>
            <w:sz w:val="24"/>
            <w:szCs w:val="24"/>
          </w:rPr>
          <w:delText>, or Reseller</w:delText>
        </w:r>
      </w:del>
      <w:r>
        <w:rPr>
          <w:sz w:val="24"/>
          <w:szCs w:val="24"/>
        </w:rPr>
        <w:t>, no refunds or exchange shall be given from Vendor</w:t>
      </w:r>
      <w:ins w:id="81" w:author="Stankova-Bogoeva, Desislava" w:date="2022-01-21T18:37:00Z">
        <w:r w:rsidR="00546647">
          <w:rPr>
            <w:sz w:val="24"/>
            <w:szCs w:val="24"/>
          </w:rPr>
          <w:t>, except if the order ha</w:t>
        </w:r>
      </w:ins>
      <w:ins w:id="82" w:author="Stankova-Bogoeva, Desislava" w:date="2022-01-21T18:38:00Z">
        <w:r w:rsidR="00546647">
          <w:rPr>
            <w:sz w:val="24"/>
            <w:szCs w:val="24"/>
          </w:rPr>
          <w:t>s been cancelled</w:t>
        </w:r>
      </w:ins>
      <w:r>
        <w:rPr>
          <w:sz w:val="24"/>
          <w:szCs w:val="24"/>
        </w:rPr>
        <w:t>.</w:t>
      </w:r>
    </w:p>
    <w:p w14:paraId="00000025" w14:textId="77777777" w:rsidR="00F454AC" w:rsidRDefault="00F454AC">
      <w:pPr>
        <w:ind w:left="1080"/>
        <w:jc w:val="both"/>
        <w:rPr>
          <w:sz w:val="24"/>
          <w:szCs w:val="24"/>
        </w:rPr>
      </w:pPr>
    </w:p>
    <w:p w14:paraId="00000026" w14:textId="5B0BE9BD" w:rsidR="00F454AC" w:rsidRDefault="00C374C5">
      <w:pPr>
        <w:numPr>
          <w:ilvl w:val="0"/>
          <w:numId w:val="11"/>
        </w:numPr>
        <w:ind w:firstLine="1440"/>
        <w:jc w:val="both"/>
        <w:rPr>
          <w:sz w:val="24"/>
          <w:szCs w:val="24"/>
        </w:rPr>
      </w:pPr>
      <w:r>
        <w:rPr>
          <w:sz w:val="24"/>
          <w:szCs w:val="24"/>
        </w:rPr>
        <w:t>If a Client is no longer a client of a Reseller</w:t>
      </w:r>
      <w:ins w:id="83" w:author="Stankova-Bogoeva, Desislava" w:date="2022-01-21T18:38:00Z">
        <w:r w:rsidR="003321E8">
          <w:rPr>
            <w:sz w:val="24"/>
            <w:szCs w:val="24"/>
          </w:rPr>
          <w:t xml:space="preserve"> for which Distributor has been </w:t>
        </w:r>
        <w:proofErr w:type="spellStart"/>
        <w:r w:rsidR="003321E8">
          <w:rPr>
            <w:sz w:val="24"/>
            <w:szCs w:val="24"/>
          </w:rPr>
          <w:t>dully</w:t>
        </w:r>
        <w:proofErr w:type="spellEnd"/>
        <w:r w:rsidR="003321E8">
          <w:rPr>
            <w:sz w:val="24"/>
            <w:szCs w:val="24"/>
          </w:rPr>
          <w:t xml:space="preserve"> informed buy Reseller</w:t>
        </w:r>
      </w:ins>
      <w:r>
        <w:rPr>
          <w:sz w:val="24"/>
          <w:szCs w:val="24"/>
        </w:rPr>
        <w:t>, then DISTRIBUTOR will promptly notify Vendor and Vendor will immediately cease billing DISTRIBUTOR for use of the Vendor Services subscriptions by such Client, and DISTRIBUTOR shall no longer be responsible for any subsequent fees for such use of the Vendor Services by the Client following such DISTRIBUTOR notification.</w:t>
      </w:r>
    </w:p>
    <w:p w14:paraId="00000027" w14:textId="77777777" w:rsidR="00F454AC" w:rsidRDefault="00F454AC">
      <w:pPr>
        <w:pBdr>
          <w:top w:val="nil"/>
          <w:left w:val="nil"/>
          <w:bottom w:val="nil"/>
          <w:right w:val="nil"/>
          <w:between w:val="nil"/>
        </w:pBdr>
        <w:ind w:left="720" w:hanging="720"/>
        <w:rPr>
          <w:color w:val="000000"/>
          <w:sz w:val="24"/>
          <w:szCs w:val="24"/>
        </w:rPr>
      </w:pPr>
    </w:p>
    <w:p w14:paraId="00000028" w14:textId="0CF6B299" w:rsidR="00F454AC" w:rsidRDefault="00C374C5">
      <w:pPr>
        <w:numPr>
          <w:ilvl w:val="0"/>
          <w:numId w:val="11"/>
        </w:numPr>
        <w:ind w:firstLine="1440"/>
        <w:jc w:val="both"/>
        <w:rPr>
          <w:sz w:val="24"/>
          <w:szCs w:val="24"/>
        </w:rPr>
      </w:pPr>
      <w:r>
        <w:rPr>
          <w:sz w:val="24"/>
          <w:szCs w:val="24"/>
        </w:rPr>
        <w:lastRenderedPageBreak/>
        <w:t>Vendor will provide Resellers with access to sales enablement artifacts and a partner portal containing demos, collateral and brand assets</w:t>
      </w:r>
      <w:ins w:id="84" w:author="Stankova-Bogoeva, Desislava" w:date="2022-01-21T18:39:00Z">
        <w:r w:rsidR="003321E8">
          <w:rPr>
            <w:sz w:val="24"/>
            <w:szCs w:val="24"/>
          </w:rPr>
          <w:t>, to the extent provided to Distributor</w:t>
        </w:r>
        <w:r w:rsidR="003321E8" w:rsidRPr="00A0058D">
          <w:rPr>
            <w:sz w:val="24"/>
            <w:szCs w:val="24"/>
          </w:rPr>
          <w:t xml:space="preserve"> </w:t>
        </w:r>
        <w:r w:rsidR="003321E8">
          <w:rPr>
            <w:sz w:val="24"/>
            <w:szCs w:val="24"/>
          </w:rPr>
          <w:t>by Vendor,</w:t>
        </w:r>
      </w:ins>
      <w:r>
        <w:rPr>
          <w:sz w:val="24"/>
          <w:szCs w:val="24"/>
        </w:rPr>
        <w:t xml:space="preserve"> at no additional charge for the purpose of learning the product and training.</w:t>
      </w:r>
    </w:p>
    <w:p w14:paraId="00000029" w14:textId="77777777" w:rsidR="00F454AC" w:rsidRDefault="00F454AC">
      <w:pPr>
        <w:jc w:val="both"/>
        <w:rPr>
          <w:sz w:val="24"/>
          <w:szCs w:val="24"/>
        </w:rPr>
      </w:pPr>
    </w:p>
    <w:p w14:paraId="0000002A" w14:textId="77777777" w:rsidR="00F454AC" w:rsidRDefault="00C374C5">
      <w:pPr>
        <w:numPr>
          <w:ilvl w:val="0"/>
          <w:numId w:val="1"/>
        </w:numPr>
        <w:ind w:hanging="720"/>
        <w:jc w:val="both"/>
        <w:rPr>
          <w:sz w:val="24"/>
          <w:szCs w:val="24"/>
        </w:rPr>
      </w:pPr>
      <w:r>
        <w:rPr>
          <w:sz w:val="24"/>
          <w:szCs w:val="24"/>
          <w:u w:val="single"/>
        </w:rPr>
        <w:t>TERM AND TERMINATION</w:t>
      </w:r>
      <w:r>
        <w:rPr>
          <w:sz w:val="24"/>
          <w:szCs w:val="24"/>
        </w:rPr>
        <w:t xml:space="preserve">.  </w:t>
      </w:r>
    </w:p>
    <w:p w14:paraId="0000002B" w14:textId="77777777" w:rsidR="00F454AC" w:rsidRDefault="00F454AC">
      <w:pPr>
        <w:jc w:val="both"/>
        <w:rPr>
          <w:sz w:val="24"/>
          <w:szCs w:val="24"/>
        </w:rPr>
      </w:pPr>
    </w:p>
    <w:p w14:paraId="0000002C" w14:textId="77777777" w:rsidR="00F454AC" w:rsidRDefault="00C374C5">
      <w:pPr>
        <w:ind w:firstLine="1440"/>
        <w:jc w:val="both"/>
        <w:rPr>
          <w:sz w:val="24"/>
          <w:szCs w:val="24"/>
        </w:rPr>
      </w:pPr>
      <w:r>
        <w:rPr>
          <w:sz w:val="24"/>
          <w:szCs w:val="24"/>
        </w:rPr>
        <w:t>a.       Unless terminated earlier in accordance with the terms of this Section 4, this Agreement shall commence on the Effective Date and remain in effect for a term of one (1) year.  Thereafter, the Agreement shall be automatically extended for additional one (1) year periods unless either party provides written notice of termination to the other party at least thirty (30) days prior to any renewal date.</w:t>
      </w:r>
    </w:p>
    <w:p w14:paraId="0000002D" w14:textId="77777777" w:rsidR="00F454AC" w:rsidRDefault="00F454AC">
      <w:pPr>
        <w:ind w:firstLine="1440"/>
        <w:jc w:val="both"/>
        <w:rPr>
          <w:sz w:val="24"/>
          <w:szCs w:val="24"/>
        </w:rPr>
      </w:pPr>
    </w:p>
    <w:p w14:paraId="0000002E" w14:textId="77777777" w:rsidR="00F454AC" w:rsidRDefault="00C374C5">
      <w:pPr>
        <w:ind w:firstLine="1440"/>
        <w:jc w:val="both"/>
        <w:rPr>
          <w:sz w:val="24"/>
          <w:szCs w:val="24"/>
        </w:rPr>
      </w:pPr>
      <w:r>
        <w:rPr>
          <w:sz w:val="24"/>
          <w:szCs w:val="24"/>
        </w:rPr>
        <w:t>b.      This Agreement may be terminated by either Party for any reason upon sixty (60) days advance written notice to the other Party, or as otherwise provided for in accordance with Section 5.  In addition, either party (the “Non-Breaching Party”) may terminate this Agreement for material breach by the other party (“Breaching Party”) if such material breach remains uncured for a period of thirty (30) days following receipt of notice of such material breach by the Breaching Party from the Non-Breaching Party.</w:t>
      </w:r>
    </w:p>
    <w:p w14:paraId="0000002F" w14:textId="77777777" w:rsidR="00F454AC" w:rsidRDefault="00F454AC">
      <w:pPr>
        <w:ind w:firstLine="1440"/>
        <w:jc w:val="both"/>
        <w:rPr>
          <w:sz w:val="24"/>
          <w:szCs w:val="24"/>
        </w:rPr>
      </w:pPr>
    </w:p>
    <w:p w14:paraId="00000030" w14:textId="7EE8EE16" w:rsidR="00F454AC" w:rsidRDefault="00C374C5">
      <w:pPr>
        <w:ind w:left="90" w:firstLine="1350"/>
        <w:jc w:val="both"/>
        <w:rPr>
          <w:sz w:val="24"/>
          <w:szCs w:val="24"/>
        </w:rPr>
      </w:pPr>
      <w:r>
        <w:rPr>
          <w:sz w:val="24"/>
          <w:szCs w:val="24"/>
        </w:rPr>
        <w:t xml:space="preserve">c.  Upon the effective date of termination of this Agreement (“Termination Date”), DISTRIBUTOR and Resellers shall cease providing Vendor Services to Clients.  </w:t>
      </w:r>
      <w:del w:id="85" w:author="Stankova-Bogoeva, Desislava" w:date="2022-01-21T18:39:00Z">
        <w:r w:rsidDel="006763FD">
          <w:rPr>
            <w:sz w:val="24"/>
            <w:szCs w:val="24"/>
          </w:rPr>
          <w:delText xml:space="preserve">Resellers </w:delText>
        </w:r>
      </w:del>
      <w:proofErr w:type="spellStart"/>
      <w:ins w:id="86" w:author="Stankova-Bogoeva, Desislava" w:date="2022-01-21T18:39:00Z">
        <w:r w:rsidR="006763FD">
          <w:rPr>
            <w:sz w:val="24"/>
            <w:szCs w:val="24"/>
          </w:rPr>
          <w:t>Distrbutor</w:t>
        </w:r>
        <w:proofErr w:type="spellEnd"/>
        <w:r w:rsidR="006763FD">
          <w:rPr>
            <w:sz w:val="24"/>
            <w:szCs w:val="24"/>
          </w:rPr>
          <w:t xml:space="preserve"> </w:t>
        </w:r>
      </w:ins>
      <w:r>
        <w:rPr>
          <w:sz w:val="24"/>
          <w:szCs w:val="24"/>
        </w:rPr>
        <w:t xml:space="preserve">agree per the terms of the Vendor channel partner program that Vendor may license Vendor Services to Clients directly.   </w:t>
      </w:r>
    </w:p>
    <w:p w14:paraId="00000031" w14:textId="77777777" w:rsidR="00F454AC" w:rsidRDefault="00F454AC">
      <w:pPr>
        <w:jc w:val="both"/>
        <w:rPr>
          <w:sz w:val="24"/>
          <w:szCs w:val="24"/>
        </w:rPr>
      </w:pPr>
    </w:p>
    <w:p w14:paraId="00000032" w14:textId="2BD71110" w:rsidR="00F454AC" w:rsidRDefault="00C374C5">
      <w:pPr>
        <w:ind w:left="90" w:firstLine="1440"/>
        <w:jc w:val="both"/>
        <w:rPr>
          <w:sz w:val="24"/>
          <w:szCs w:val="24"/>
        </w:rPr>
      </w:pPr>
      <w:r>
        <w:rPr>
          <w:sz w:val="24"/>
          <w:szCs w:val="24"/>
        </w:rPr>
        <w:t xml:space="preserve">d. Termination of DISTRIBUTOR’s appointment and rights hereunder shall not affect delivery of the Vendor Services to Clients for the term of any existing Reseller-Client Agreements.  Vendor shall ensure ongoing delivery of the Vendor Services for the term of any such agreements.  This Agreement </w:t>
      </w:r>
      <w:del w:id="87" w:author="Stankova-Bogoeva, Desislava" w:date="2022-01-21T18:40:00Z">
        <w:r w:rsidDel="006763FD">
          <w:rPr>
            <w:sz w:val="24"/>
            <w:szCs w:val="24"/>
          </w:rPr>
          <w:delText xml:space="preserve">and Vendor’s Reseller Agreement </w:delText>
        </w:r>
      </w:del>
      <w:r>
        <w:rPr>
          <w:sz w:val="24"/>
          <w:szCs w:val="24"/>
        </w:rPr>
        <w:t xml:space="preserve">states that termination or expiration of this Agreement shall not </w:t>
      </w:r>
      <w:del w:id="88" w:author="Stankova-Bogoeva, Desislava" w:date="2022-01-21T18:41:00Z">
        <w:r w:rsidDel="006763FD">
          <w:rPr>
            <w:sz w:val="24"/>
            <w:szCs w:val="24"/>
          </w:rPr>
          <w:delText xml:space="preserve">relieve the Reseller’s obligation to DISTRIBUTOR and per the same account </w:delText>
        </w:r>
      </w:del>
      <w:r>
        <w:rPr>
          <w:sz w:val="24"/>
          <w:szCs w:val="24"/>
        </w:rPr>
        <w:t xml:space="preserve">DISTRIBUTOR’s obligation to Vendor of its obligations with respect to payment of fees pursuant to this Agreement. Upon termination or expiration of this Agreement for any reason, DISTRIBUTOR shall immediately cease using and shall deliver to Vendor or destroy the Documentation and any other written information or materials supplied by Vendor pursuant to this Agreement or that contain any Vendor Confidential Information.  Notwithstanding anything to the contrary in this Agreement, once Vendor has accepted a purchase order from DISTRIBUTOR for the provisions of the Vendor Services to any Client such purchase order shall be non-refundable and non-cancelable.  </w:t>
      </w:r>
    </w:p>
    <w:p w14:paraId="00000033" w14:textId="77777777" w:rsidR="00F454AC" w:rsidRDefault="00F454AC">
      <w:pPr>
        <w:jc w:val="both"/>
        <w:rPr>
          <w:color w:val="000000"/>
          <w:sz w:val="24"/>
          <w:szCs w:val="24"/>
        </w:rPr>
      </w:pPr>
    </w:p>
    <w:p w14:paraId="00000034" w14:textId="77777777" w:rsidR="00F454AC" w:rsidRDefault="00F454AC">
      <w:pPr>
        <w:jc w:val="both"/>
        <w:rPr>
          <w:sz w:val="24"/>
          <w:szCs w:val="24"/>
        </w:rPr>
      </w:pPr>
    </w:p>
    <w:p w14:paraId="00000035" w14:textId="77777777" w:rsidR="00F454AC" w:rsidRDefault="00C374C5">
      <w:pPr>
        <w:numPr>
          <w:ilvl w:val="0"/>
          <w:numId w:val="9"/>
        </w:numPr>
        <w:ind w:hanging="720"/>
        <w:jc w:val="both"/>
        <w:rPr>
          <w:sz w:val="24"/>
          <w:szCs w:val="24"/>
        </w:rPr>
      </w:pPr>
      <w:r>
        <w:rPr>
          <w:sz w:val="24"/>
          <w:szCs w:val="24"/>
          <w:u w:val="single"/>
        </w:rPr>
        <w:t>NOTICES</w:t>
      </w:r>
      <w:r>
        <w:rPr>
          <w:sz w:val="24"/>
          <w:szCs w:val="24"/>
        </w:rPr>
        <w:t xml:space="preserve">.  </w:t>
      </w:r>
    </w:p>
    <w:p w14:paraId="00000036" w14:textId="77777777" w:rsidR="00F454AC" w:rsidRDefault="00F454AC">
      <w:pPr>
        <w:ind w:left="720"/>
        <w:jc w:val="both"/>
        <w:rPr>
          <w:sz w:val="24"/>
          <w:szCs w:val="24"/>
        </w:rPr>
      </w:pPr>
    </w:p>
    <w:p w14:paraId="00000037" w14:textId="77777777" w:rsidR="00F454AC" w:rsidRDefault="00C374C5">
      <w:pPr>
        <w:numPr>
          <w:ilvl w:val="1"/>
          <w:numId w:val="9"/>
        </w:numPr>
        <w:ind w:left="720" w:firstLine="720"/>
        <w:jc w:val="both"/>
        <w:rPr>
          <w:sz w:val="24"/>
          <w:szCs w:val="24"/>
        </w:rPr>
      </w:pPr>
      <w:r>
        <w:rPr>
          <w:sz w:val="24"/>
          <w:szCs w:val="24"/>
        </w:rPr>
        <w:t>Notices will be sent as follows:</w:t>
      </w:r>
    </w:p>
    <w:p w14:paraId="00000038" w14:textId="77777777" w:rsidR="00F454AC" w:rsidRDefault="00C374C5">
      <w:pPr>
        <w:jc w:val="both"/>
        <w:rPr>
          <w:sz w:val="24"/>
          <w:szCs w:val="24"/>
        </w:rPr>
      </w:pPr>
      <w:r>
        <w:rPr>
          <w:sz w:val="24"/>
          <w:szCs w:val="24"/>
        </w:rPr>
        <w:tab/>
      </w:r>
      <w:r>
        <w:rPr>
          <w:sz w:val="24"/>
          <w:szCs w:val="24"/>
        </w:rPr>
        <w:tab/>
      </w:r>
      <w:r>
        <w:rPr>
          <w:sz w:val="24"/>
          <w:szCs w:val="24"/>
        </w:rPr>
        <w:tab/>
        <w:t>To Vendor:</w:t>
      </w:r>
      <w:r>
        <w:rPr>
          <w:sz w:val="24"/>
          <w:szCs w:val="24"/>
        </w:rPr>
        <w:tab/>
        <w:t>Instructure, Inc.</w:t>
      </w:r>
    </w:p>
    <w:p w14:paraId="00000039" w14:textId="77777777" w:rsidR="00F454AC" w:rsidRDefault="00C374C5">
      <w:pPr>
        <w:spacing w:line="276" w:lineRule="auto"/>
        <w:ind w:left="2880" w:firstLine="720"/>
        <w:jc w:val="both"/>
        <w:rPr>
          <w:sz w:val="24"/>
          <w:szCs w:val="24"/>
        </w:rPr>
      </w:pPr>
      <w:r>
        <w:rPr>
          <w:sz w:val="24"/>
          <w:szCs w:val="24"/>
        </w:rPr>
        <w:t>Attn: Legal</w:t>
      </w:r>
    </w:p>
    <w:p w14:paraId="0000003A" w14:textId="77777777" w:rsidR="00F454AC" w:rsidRDefault="00C374C5">
      <w:pPr>
        <w:spacing w:line="276" w:lineRule="auto"/>
        <w:ind w:left="2880" w:firstLine="720"/>
        <w:jc w:val="both"/>
        <w:rPr>
          <w:sz w:val="24"/>
          <w:szCs w:val="24"/>
        </w:rPr>
      </w:pPr>
      <w:r>
        <w:rPr>
          <w:sz w:val="24"/>
          <w:szCs w:val="24"/>
        </w:rPr>
        <w:t>6330 South 3000 East, Suite 700</w:t>
      </w:r>
    </w:p>
    <w:p w14:paraId="0000003B" w14:textId="77777777" w:rsidR="00F454AC" w:rsidRDefault="00C374C5">
      <w:pPr>
        <w:spacing w:line="276" w:lineRule="auto"/>
        <w:ind w:left="2880" w:firstLine="720"/>
        <w:jc w:val="both"/>
        <w:rPr>
          <w:sz w:val="24"/>
          <w:szCs w:val="24"/>
        </w:rPr>
      </w:pPr>
      <w:r>
        <w:rPr>
          <w:sz w:val="24"/>
          <w:szCs w:val="24"/>
        </w:rPr>
        <w:t>Salt Lake City, UT 84121</w:t>
      </w:r>
    </w:p>
    <w:p w14:paraId="0000003C" w14:textId="77777777" w:rsidR="00F454AC" w:rsidRDefault="00C374C5">
      <w:pPr>
        <w:spacing w:line="276" w:lineRule="auto"/>
        <w:ind w:left="2880" w:firstLine="720"/>
        <w:jc w:val="both"/>
        <w:rPr>
          <w:sz w:val="24"/>
          <w:szCs w:val="24"/>
        </w:rPr>
      </w:pPr>
      <w:r>
        <w:rPr>
          <w:sz w:val="24"/>
          <w:szCs w:val="24"/>
        </w:rPr>
        <w:lastRenderedPageBreak/>
        <w:t>With a copy to: legal@instructure.com</w:t>
      </w:r>
    </w:p>
    <w:p w14:paraId="0000003D" w14:textId="77777777" w:rsidR="00F454AC" w:rsidRDefault="00C374C5">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0000003E" w14:textId="77777777" w:rsidR="00F454AC" w:rsidRDefault="00F454AC">
      <w:pPr>
        <w:jc w:val="both"/>
        <w:rPr>
          <w:sz w:val="24"/>
          <w:szCs w:val="24"/>
        </w:rPr>
      </w:pPr>
    </w:p>
    <w:p w14:paraId="0000003F" w14:textId="2688FF93" w:rsidR="00F454AC" w:rsidRDefault="00C374C5">
      <w:pPr>
        <w:jc w:val="both"/>
        <w:rPr>
          <w:sz w:val="24"/>
          <w:szCs w:val="24"/>
        </w:rPr>
      </w:pPr>
      <w:r>
        <w:rPr>
          <w:sz w:val="24"/>
          <w:szCs w:val="24"/>
        </w:rPr>
        <w:tab/>
      </w:r>
      <w:r>
        <w:rPr>
          <w:sz w:val="24"/>
          <w:szCs w:val="24"/>
        </w:rPr>
        <w:tab/>
      </w:r>
      <w:r>
        <w:rPr>
          <w:sz w:val="24"/>
          <w:szCs w:val="24"/>
        </w:rPr>
        <w:tab/>
        <w:t xml:space="preserve">To DISTRIBUTOR: </w:t>
      </w:r>
      <w:r>
        <w:rPr>
          <w:sz w:val="24"/>
          <w:szCs w:val="24"/>
        </w:rPr>
        <w:tab/>
      </w:r>
      <w:ins w:id="89" w:author="Stankova-Bogoeva, Desislava" w:date="2022-01-21T18:42:00Z">
        <w:r w:rsidR="006763FD" w:rsidRPr="006763FD">
          <w:rPr>
            <w:sz w:val="24"/>
            <w:szCs w:val="24"/>
          </w:rPr>
          <w:t xml:space="preserve">The address for notices to </w:t>
        </w:r>
        <w:r w:rsidR="006763FD">
          <w:rPr>
            <w:sz w:val="24"/>
            <w:szCs w:val="24"/>
          </w:rPr>
          <w:t>Distributor</w:t>
        </w:r>
        <w:r w:rsidR="006763FD" w:rsidRPr="006763FD">
          <w:rPr>
            <w:sz w:val="24"/>
            <w:szCs w:val="24"/>
          </w:rPr>
          <w:t xml:space="preserve"> will be made to </w:t>
        </w:r>
        <w:r w:rsidR="006763FD">
          <w:rPr>
            <w:sz w:val="24"/>
            <w:szCs w:val="24"/>
          </w:rPr>
          <w:t>the</w:t>
        </w:r>
        <w:r w:rsidR="006763FD" w:rsidRPr="006763FD">
          <w:rPr>
            <w:sz w:val="24"/>
            <w:szCs w:val="24"/>
          </w:rPr>
          <w:t xml:space="preserve"> address </w:t>
        </w:r>
        <w:r w:rsidR="006763FD">
          <w:rPr>
            <w:sz w:val="24"/>
            <w:szCs w:val="24"/>
          </w:rPr>
          <w:t xml:space="preserve">of the respective Affiliate </w:t>
        </w:r>
        <w:r w:rsidR="006763FD" w:rsidRPr="006763FD">
          <w:rPr>
            <w:sz w:val="24"/>
            <w:szCs w:val="24"/>
          </w:rPr>
          <w:t>indicated herein, made attention to: Managing Director and with Copy to Legal Department.</w:t>
        </w:r>
      </w:ins>
      <w:del w:id="90" w:author="Stankova-Bogoeva, Desislava" w:date="2022-01-21T18:42:00Z">
        <w:r w:rsidDel="006763FD">
          <w:rPr>
            <w:sz w:val="24"/>
            <w:szCs w:val="24"/>
          </w:rPr>
          <w:delText>[*]</w:delText>
        </w:r>
      </w:del>
    </w:p>
    <w:p w14:paraId="00000040" w14:textId="77777777" w:rsidR="00F454AC" w:rsidRDefault="00F454AC">
      <w:pPr>
        <w:jc w:val="both"/>
        <w:rPr>
          <w:sz w:val="24"/>
          <w:szCs w:val="24"/>
        </w:rPr>
      </w:pPr>
    </w:p>
    <w:p w14:paraId="00000041" w14:textId="77777777" w:rsidR="00F454AC" w:rsidRDefault="00F454AC">
      <w:pPr>
        <w:jc w:val="both"/>
        <w:rPr>
          <w:sz w:val="24"/>
          <w:szCs w:val="24"/>
        </w:rPr>
      </w:pPr>
    </w:p>
    <w:p w14:paraId="00000042" w14:textId="77777777" w:rsidR="00F454AC" w:rsidRDefault="00F454AC">
      <w:pPr>
        <w:jc w:val="both"/>
        <w:rPr>
          <w:sz w:val="24"/>
          <w:szCs w:val="24"/>
        </w:rPr>
      </w:pPr>
    </w:p>
    <w:p w14:paraId="00000043" w14:textId="77777777" w:rsidR="00F454AC" w:rsidRDefault="00C374C5">
      <w:pPr>
        <w:numPr>
          <w:ilvl w:val="0"/>
          <w:numId w:val="5"/>
        </w:numPr>
        <w:ind w:left="0" w:firstLine="1440"/>
        <w:jc w:val="both"/>
        <w:rPr>
          <w:sz w:val="24"/>
          <w:szCs w:val="24"/>
        </w:rPr>
      </w:pPr>
      <w:r>
        <w:rPr>
          <w:sz w:val="24"/>
          <w:szCs w:val="24"/>
        </w:rPr>
        <w:t xml:space="preserve">Notices may be sent by recognized international delivery service and will be effective upon receipt.  </w:t>
      </w:r>
      <w:r>
        <w:rPr>
          <w:sz w:val="24"/>
          <w:szCs w:val="24"/>
          <w:highlight w:val="yellow"/>
        </w:rPr>
        <w:t xml:space="preserve"> </w:t>
      </w:r>
    </w:p>
    <w:p w14:paraId="00000044" w14:textId="77777777" w:rsidR="00F454AC" w:rsidRDefault="00F454AC">
      <w:pPr>
        <w:jc w:val="both"/>
        <w:rPr>
          <w:sz w:val="24"/>
          <w:szCs w:val="24"/>
        </w:rPr>
      </w:pPr>
    </w:p>
    <w:p w14:paraId="00000045" w14:textId="77777777" w:rsidR="00F454AC" w:rsidRDefault="00C374C5">
      <w:pPr>
        <w:numPr>
          <w:ilvl w:val="0"/>
          <w:numId w:val="2"/>
        </w:numPr>
        <w:jc w:val="both"/>
      </w:pPr>
      <w:r>
        <w:rPr>
          <w:sz w:val="24"/>
          <w:szCs w:val="24"/>
          <w:u w:val="single"/>
        </w:rPr>
        <w:t>RELATIONSHIP OF PARTIES</w:t>
      </w:r>
      <w:r>
        <w:rPr>
          <w:sz w:val="24"/>
          <w:szCs w:val="24"/>
        </w:rPr>
        <w:t>.  The parties hereto acknowledge and agree that they are independent from each other and this Agreement is not intended to be and shall not be a partnership, joint venture or any other joint undertaking between the parties.  Additionally, the parties agree that this Agreement has been negotiated between the parties at arm’s length, with each side being represented by independent legal counsel, and is supported by fair and adequate consideration.</w:t>
      </w:r>
    </w:p>
    <w:p w14:paraId="00000046" w14:textId="77777777" w:rsidR="00F454AC" w:rsidRDefault="00F454AC">
      <w:pPr>
        <w:ind w:left="720"/>
        <w:jc w:val="both"/>
        <w:rPr>
          <w:sz w:val="24"/>
          <w:szCs w:val="24"/>
        </w:rPr>
      </w:pPr>
    </w:p>
    <w:p w14:paraId="00000047" w14:textId="77777777" w:rsidR="00F454AC" w:rsidRDefault="00C374C5">
      <w:pPr>
        <w:numPr>
          <w:ilvl w:val="0"/>
          <w:numId w:val="2"/>
        </w:numPr>
        <w:jc w:val="both"/>
      </w:pPr>
      <w:r>
        <w:rPr>
          <w:sz w:val="24"/>
          <w:szCs w:val="24"/>
          <w:u w:val="single"/>
        </w:rPr>
        <w:t>INTELLECTUAL PROPERTY INFRINGEMENT</w:t>
      </w:r>
      <w:r>
        <w:rPr>
          <w:sz w:val="24"/>
          <w:szCs w:val="24"/>
        </w:rPr>
        <w:t xml:space="preserve">. </w:t>
      </w:r>
    </w:p>
    <w:p w14:paraId="00000048" w14:textId="77777777" w:rsidR="00F454AC" w:rsidRDefault="00F454AC">
      <w:pPr>
        <w:ind w:left="720"/>
        <w:jc w:val="both"/>
        <w:rPr>
          <w:sz w:val="24"/>
          <w:szCs w:val="24"/>
        </w:rPr>
      </w:pPr>
    </w:p>
    <w:p w14:paraId="00000049" w14:textId="77777777" w:rsidR="00F454AC" w:rsidRDefault="00C374C5">
      <w:pPr>
        <w:numPr>
          <w:ilvl w:val="0"/>
          <w:numId w:val="7"/>
        </w:numPr>
        <w:ind w:left="0" w:firstLine="1440"/>
        <w:jc w:val="both"/>
        <w:rPr>
          <w:sz w:val="24"/>
          <w:szCs w:val="24"/>
        </w:rPr>
      </w:pPr>
      <w:r>
        <w:rPr>
          <w:sz w:val="24"/>
          <w:szCs w:val="24"/>
        </w:rPr>
        <w:t xml:space="preserve">This Agreement shall not be interpreted to provide DISTRIBUTOR with any right to the Vendor Services or any other intellectual property of VENDOR or its licensors, other than as expressly set forth herein.  All rights to the Vendor Services and any other intellectual property of VENDOR not expressly granted to DISTRIBUTOR under this Agreement are reserved by VENDOR.  </w:t>
      </w:r>
    </w:p>
    <w:p w14:paraId="0000004A" w14:textId="77777777" w:rsidR="00F454AC" w:rsidRDefault="00F454AC">
      <w:pPr>
        <w:ind w:firstLine="1440"/>
        <w:jc w:val="both"/>
        <w:rPr>
          <w:sz w:val="24"/>
          <w:szCs w:val="24"/>
        </w:rPr>
      </w:pPr>
    </w:p>
    <w:p w14:paraId="0000004B" w14:textId="77777777" w:rsidR="00F454AC" w:rsidRDefault="00C374C5">
      <w:pPr>
        <w:numPr>
          <w:ilvl w:val="0"/>
          <w:numId w:val="7"/>
        </w:numPr>
        <w:ind w:left="0" w:firstLine="1440"/>
        <w:jc w:val="both"/>
        <w:rPr>
          <w:sz w:val="24"/>
          <w:szCs w:val="24"/>
        </w:rPr>
      </w:pPr>
      <w:r>
        <w:rPr>
          <w:sz w:val="24"/>
          <w:szCs w:val="24"/>
        </w:rPr>
        <w:t>DISTRIBUTOR acknowledges that no title or ownership of the proprietary rights to any Vendor Services is transferred by virtue of this Agreement notwithstanding the use of terms such as purchase, sale or the like within this Agreement.</w:t>
      </w:r>
    </w:p>
    <w:p w14:paraId="0000004C" w14:textId="54A1ABD1" w:rsidR="00F454AC" w:rsidRDefault="00C374C5">
      <w:pPr>
        <w:numPr>
          <w:ilvl w:val="0"/>
          <w:numId w:val="7"/>
        </w:numPr>
        <w:ind w:left="0" w:firstLine="1440"/>
        <w:jc w:val="both"/>
        <w:rPr>
          <w:sz w:val="24"/>
          <w:szCs w:val="24"/>
        </w:rPr>
      </w:pPr>
      <w:r>
        <w:rPr>
          <w:sz w:val="24"/>
          <w:szCs w:val="24"/>
        </w:rPr>
        <w:t xml:space="preserve">Restrictions. Except as expressly authorized herein, the scope of the appointment and licenses granted do not permit Distributor (and Distributor shall not </w:t>
      </w:r>
      <w:del w:id="91" w:author="Stankova-Bogoeva, Desislava" w:date="2022-01-21T18:44:00Z">
        <w:r w:rsidDel="008D0449">
          <w:rPr>
            <w:sz w:val="24"/>
            <w:szCs w:val="24"/>
          </w:rPr>
          <w:delText xml:space="preserve">allow </w:delText>
        </w:r>
      </w:del>
      <w:ins w:id="92" w:author="Stankova-Bogoeva, Desislava" w:date="2022-01-21T18:44:00Z">
        <w:r w:rsidR="008D0449">
          <w:rPr>
            <w:sz w:val="24"/>
            <w:szCs w:val="24"/>
          </w:rPr>
          <w:t xml:space="preserve">authorize </w:t>
        </w:r>
      </w:ins>
      <w:r>
        <w:rPr>
          <w:sz w:val="24"/>
          <w:szCs w:val="24"/>
        </w:rPr>
        <w:t xml:space="preserve">any Reseller or other third party) to: (a) copy or use the Vendor Services; modify, adapt, develop, reverse engineer, disassemble, decompile, or otherwise attempt to reconstruct, identify, discover, or derive the source code, underlying ideas, underlying user interface techniques, or algorithms of the Vendor Services by any means whatsoever or disclose any of the foregoing; (c) manufacture, use, advertise, promote, market, resell, or distribute counterfeited, pirated, or illegal product or services; (d) rent or encumber the Vendor Services, or knowingly distribute or resell to anyone or any entity that infringes Vendor's rights; or (e) create any encumbrance, charge or lien in respect of the Vendor Services or any Intellectual Property Right in relation thereto or either totally or in part, for free or for value on temporary or permanent basis, assign, transfer, sublicense, sell, lease or ledge, donate or otherwise dispose of by whatever means any source code of the Vendor Services or any information related thereto. </w:t>
      </w:r>
    </w:p>
    <w:p w14:paraId="0000004D" w14:textId="77777777" w:rsidR="00F454AC" w:rsidRDefault="00F454AC">
      <w:pPr>
        <w:ind w:firstLine="1440"/>
        <w:jc w:val="both"/>
        <w:rPr>
          <w:sz w:val="24"/>
          <w:szCs w:val="24"/>
        </w:rPr>
      </w:pPr>
    </w:p>
    <w:p w14:paraId="0000004E" w14:textId="77777777" w:rsidR="00F454AC" w:rsidRDefault="00C374C5">
      <w:pPr>
        <w:numPr>
          <w:ilvl w:val="0"/>
          <w:numId w:val="2"/>
        </w:numPr>
        <w:jc w:val="both"/>
      </w:pPr>
      <w:r>
        <w:rPr>
          <w:sz w:val="24"/>
          <w:szCs w:val="24"/>
          <w:u w:val="single"/>
        </w:rPr>
        <w:t>INDEMNIFICATION</w:t>
      </w:r>
      <w:r>
        <w:rPr>
          <w:sz w:val="24"/>
          <w:szCs w:val="24"/>
        </w:rPr>
        <w:t xml:space="preserve">.  </w:t>
      </w:r>
    </w:p>
    <w:p w14:paraId="0000004F" w14:textId="70894A8C" w:rsidR="00F454AC" w:rsidRDefault="00C374C5">
      <w:pPr>
        <w:numPr>
          <w:ilvl w:val="0"/>
          <w:numId w:val="3"/>
        </w:numPr>
        <w:ind w:left="0" w:firstLine="1440"/>
        <w:jc w:val="both"/>
        <w:rPr>
          <w:sz w:val="24"/>
          <w:szCs w:val="24"/>
        </w:rPr>
      </w:pPr>
      <w:r>
        <w:rPr>
          <w:sz w:val="24"/>
          <w:szCs w:val="24"/>
        </w:rPr>
        <w:t xml:space="preserve">Vendor will indemnify and defend Distributor from and against any and all losses, liabilities, and claims (including reasonable attorneys' fees) arising out of any claim by a </w:t>
      </w:r>
      <w:r>
        <w:rPr>
          <w:sz w:val="24"/>
          <w:szCs w:val="24"/>
        </w:rPr>
        <w:lastRenderedPageBreak/>
        <w:t xml:space="preserve">third party alleging that the </w:t>
      </w:r>
      <w:del w:id="93" w:author="Stankova-Bogoeva, Desislava" w:date="2022-01-21T18:47:00Z">
        <w:r w:rsidDel="008D0449">
          <w:rPr>
            <w:sz w:val="24"/>
            <w:szCs w:val="24"/>
          </w:rPr>
          <w:delText xml:space="preserve">Software </w:delText>
        </w:r>
      </w:del>
      <w:ins w:id="94" w:author="Stankova-Bogoeva, Desislava" w:date="2022-01-21T18:48:00Z">
        <w:r w:rsidR="008D0449">
          <w:rPr>
            <w:sz w:val="24"/>
            <w:szCs w:val="24"/>
          </w:rPr>
          <w:t>Vendor</w:t>
        </w:r>
      </w:ins>
      <w:ins w:id="95" w:author="Stankova-Bogoeva, Desislava" w:date="2022-01-21T18:47:00Z">
        <w:r w:rsidR="008D0449">
          <w:rPr>
            <w:sz w:val="24"/>
            <w:szCs w:val="24"/>
          </w:rPr>
          <w:t xml:space="preserve"> Services </w:t>
        </w:r>
      </w:ins>
      <w:r>
        <w:rPr>
          <w:sz w:val="24"/>
          <w:szCs w:val="24"/>
        </w:rPr>
        <w:t>infringe</w:t>
      </w:r>
      <w:del w:id="96" w:author="Stankova-Bogoeva, Desislava" w:date="2022-01-21T18:48:00Z">
        <w:r w:rsidDel="008D0449">
          <w:rPr>
            <w:sz w:val="24"/>
            <w:szCs w:val="24"/>
          </w:rPr>
          <w:delText>s</w:delText>
        </w:r>
      </w:del>
      <w:r>
        <w:rPr>
          <w:sz w:val="24"/>
          <w:szCs w:val="24"/>
        </w:rPr>
        <w:t xml:space="preserve"> or misappropriates the intellectual property rights of </w:t>
      </w:r>
      <w:del w:id="97" w:author="Stankova-Bogoeva, Desislava" w:date="2022-01-21T18:48:00Z">
        <w:r w:rsidDel="008D0449">
          <w:rPr>
            <w:sz w:val="24"/>
            <w:szCs w:val="24"/>
          </w:rPr>
          <w:delText xml:space="preserve">that </w:delText>
        </w:r>
      </w:del>
      <w:ins w:id="98" w:author="Stankova-Bogoeva, Desislava" w:date="2022-01-21T18:48:00Z">
        <w:r w:rsidR="008D0449">
          <w:rPr>
            <w:sz w:val="24"/>
            <w:szCs w:val="24"/>
          </w:rPr>
          <w:t xml:space="preserve">any </w:t>
        </w:r>
      </w:ins>
      <w:r>
        <w:rPr>
          <w:sz w:val="24"/>
          <w:szCs w:val="24"/>
        </w:rPr>
        <w:t xml:space="preserve">third party. Notwithstanding the foregoing, Vendor shall not be obligated to indemnify Distributor </w:t>
      </w:r>
      <w:ins w:id="99" w:author="Stankova-Bogoeva, Desislava" w:date="2022-01-21T18:48:00Z">
        <w:r w:rsidR="008D0449">
          <w:rPr>
            <w:sz w:val="24"/>
            <w:szCs w:val="24"/>
          </w:rPr>
          <w:t xml:space="preserve">and </w:t>
        </w:r>
      </w:ins>
      <w:r>
        <w:rPr>
          <w:sz w:val="24"/>
          <w:szCs w:val="24"/>
        </w:rPr>
        <w:t xml:space="preserve">Vendor will have no liability for any </w:t>
      </w:r>
      <w:ins w:id="100" w:author="Stankova-Bogoeva, Desislava" w:date="2022-01-21T18:48:00Z">
        <w:r w:rsidR="008D0449">
          <w:rPr>
            <w:sz w:val="24"/>
            <w:szCs w:val="24"/>
          </w:rPr>
          <w:t>c</w:t>
        </w:r>
      </w:ins>
      <w:del w:id="101" w:author="Stankova-Bogoeva, Desislava" w:date="2022-01-21T18:48:00Z">
        <w:r w:rsidDel="008D0449">
          <w:rPr>
            <w:sz w:val="24"/>
            <w:szCs w:val="24"/>
          </w:rPr>
          <w:delText>C</w:delText>
        </w:r>
      </w:del>
      <w:r>
        <w:rPr>
          <w:sz w:val="24"/>
          <w:szCs w:val="24"/>
        </w:rPr>
        <w:t>laim if (</w:t>
      </w:r>
      <w:proofErr w:type="spellStart"/>
      <w:r>
        <w:rPr>
          <w:sz w:val="24"/>
          <w:szCs w:val="24"/>
        </w:rPr>
        <w:t>i</w:t>
      </w:r>
      <w:proofErr w:type="spellEnd"/>
      <w:r>
        <w:rPr>
          <w:sz w:val="24"/>
          <w:szCs w:val="24"/>
        </w:rPr>
        <w:t>) the Claim is based upon the use of the Vendor Services in combination with any other product, service or device not provided, furnished or recommended by Vendor,</w:t>
      </w:r>
      <w:ins w:id="102" w:author="Stankova-Bogoeva, Desislava" w:date="2022-01-21T18:50:00Z">
        <w:r w:rsidR="008D0449">
          <w:rPr>
            <w:sz w:val="24"/>
            <w:szCs w:val="24"/>
          </w:rPr>
          <w:t xml:space="preserve"> </w:t>
        </w:r>
        <w:r w:rsidR="008D0449" w:rsidRPr="008D0449">
          <w:rPr>
            <w:sz w:val="24"/>
            <w:szCs w:val="24"/>
          </w:rPr>
          <w:t>outside of the scope of usual or customary use or as contemplated by this Agreement</w:t>
        </w:r>
        <w:r w:rsidR="008D0449">
          <w:rPr>
            <w:sz w:val="24"/>
            <w:szCs w:val="24"/>
          </w:rPr>
          <w:t>,</w:t>
        </w:r>
      </w:ins>
      <w:r>
        <w:rPr>
          <w:sz w:val="24"/>
          <w:szCs w:val="24"/>
        </w:rPr>
        <w:t xml:space="preserve"> if such Claim would have been avoided by the use of the Vendor Services without such other product, service or device; (ii) if the Vendor Services have been modified by </w:t>
      </w:r>
      <w:del w:id="103" w:author="Stankova-Bogoeva, Desislava" w:date="2022-01-21T18:49:00Z">
        <w:r w:rsidDel="008D0449">
          <w:rPr>
            <w:sz w:val="24"/>
            <w:szCs w:val="24"/>
          </w:rPr>
          <w:delText>a party other than Vendor</w:delText>
        </w:r>
      </w:del>
      <w:ins w:id="104" w:author="Stankova-Bogoeva, Desislava" w:date="2022-01-21T18:49:00Z">
        <w:r w:rsidR="008D0449">
          <w:rPr>
            <w:sz w:val="24"/>
            <w:szCs w:val="24"/>
          </w:rPr>
          <w:t>Distributor</w:t>
        </w:r>
      </w:ins>
      <w:ins w:id="105" w:author="Stankova-Bogoeva, Desislava" w:date="2022-01-21T18:51:00Z">
        <w:r w:rsidR="008D0449">
          <w:rPr>
            <w:sz w:val="24"/>
            <w:szCs w:val="24"/>
          </w:rPr>
          <w:t xml:space="preserve"> </w:t>
        </w:r>
        <w:r w:rsidR="008D0449" w:rsidRPr="008D0449">
          <w:rPr>
            <w:sz w:val="24"/>
            <w:szCs w:val="24"/>
          </w:rPr>
          <w:t>and the third-party claim would not have arisen but for such modification</w:t>
        </w:r>
      </w:ins>
      <w:r>
        <w:rPr>
          <w:sz w:val="24"/>
          <w:szCs w:val="24"/>
        </w:rPr>
        <w:t xml:space="preserve">; (iii) </w:t>
      </w:r>
      <w:del w:id="106" w:author="Stankova-Bogoeva, Desislava" w:date="2022-01-21T18:51:00Z">
        <w:r w:rsidDel="008D0449">
          <w:rPr>
            <w:sz w:val="24"/>
            <w:szCs w:val="24"/>
          </w:rPr>
          <w:delText xml:space="preserve">Client’s </w:delText>
        </w:r>
      </w:del>
      <w:ins w:id="107" w:author="Stankova-Bogoeva, Desislava" w:date="2022-01-21T18:51:00Z">
        <w:r w:rsidR="008D0449">
          <w:rPr>
            <w:sz w:val="24"/>
            <w:szCs w:val="24"/>
          </w:rPr>
          <w:t xml:space="preserve">Distributor’s </w:t>
        </w:r>
      </w:ins>
      <w:r>
        <w:rPr>
          <w:sz w:val="24"/>
          <w:szCs w:val="24"/>
        </w:rPr>
        <w:t xml:space="preserve">failure </w:t>
      </w:r>
      <w:ins w:id="108" w:author="Stankova-Bogoeva, Desislava" w:date="2022-01-21T18:51:00Z">
        <w:r w:rsidR="008D0449">
          <w:rPr>
            <w:sz w:val="24"/>
            <w:szCs w:val="24"/>
          </w:rPr>
          <w:t xml:space="preserve">provide to Client </w:t>
        </w:r>
      </w:ins>
      <w:del w:id="109" w:author="Stankova-Bogoeva, Desislava" w:date="2022-01-21T18:51:00Z">
        <w:r w:rsidDel="008D0449">
          <w:rPr>
            <w:sz w:val="24"/>
            <w:szCs w:val="24"/>
          </w:rPr>
          <w:delText xml:space="preserve">to use </w:delText>
        </w:r>
      </w:del>
      <w:r>
        <w:rPr>
          <w:sz w:val="24"/>
          <w:szCs w:val="24"/>
        </w:rPr>
        <w:t xml:space="preserve">updated or modified Vendor Services provided by Vendor at no cost to DISTRIBUTOR to avoid a Claim; or (iv) </w:t>
      </w:r>
      <w:del w:id="110" w:author="Stankova-Bogoeva, Desislava" w:date="2022-01-21T18:49:00Z">
        <w:r w:rsidDel="008D0449">
          <w:rPr>
            <w:sz w:val="24"/>
            <w:szCs w:val="24"/>
          </w:rPr>
          <w:delText xml:space="preserve">Client’s </w:delText>
        </w:r>
      </w:del>
      <w:ins w:id="111" w:author="Stankova-Bogoeva, Desislava" w:date="2022-01-21T18:49:00Z">
        <w:r w:rsidR="008D0449">
          <w:rPr>
            <w:sz w:val="24"/>
            <w:szCs w:val="24"/>
          </w:rPr>
          <w:t xml:space="preserve">Distributor’s </w:t>
        </w:r>
      </w:ins>
      <w:r>
        <w:rPr>
          <w:sz w:val="24"/>
          <w:szCs w:val="24"/>
        </w:rPr>
        <w:t>use of the Vendor Services other than in accordance with this Agreement and the documentation provided by Vendor.</w:t>
      </w:r>
      <w:r>
        <w:rPr>
          <w:color w:val="FF0000"/>
          <w:sz w:val="24"/>
          <w:szCs w:val="24"/>
        </w:rPr>
        <w:t xml:space="preserve"> </w:t>
      </w:r>
      <w:r>
        <w:rPr>
          <w:sz w:val="24"/>
          <w:szCs w:val="24"/>
        </w:rPr>
        <w:t xml:space="preserve">If such a claim of infringement or misappropriation is made or threatened, Vendor </w:t>
      </w:r>
      <w:ins w:id="112" w:author="Stankova-Bogoeva, Desislava" w:date="2022-01-21T18:53:00Z">
        <w:r w:rsidR="008D0449" w:rsidRPr="008D0449">
          <w:rPr>
            <w:sz w:val="24"/>
            <w:szCs w:val="24"/>
          </w:rPr>
          <w:t xml:space="preserve">in addition to its indemnity and </w:t>
        </w:r>
        <w:proofErr w:type="spellStart"/>
        <w:r w:rsidR="008D0449" w:rsidRPr="008D0449">
          <w:rPr>
            <w:sz w:val="24"/>
            <w:szCs w:val="24"/>
          </w:rPr>
          <w:t>defence</w:t>
        </w:r>
        <w:proofErr w:type="spellEnd"/>
        <w:r w:rsidR="008D0449" w:rsidRPr="008D0449">
          <w:rPr>
            <w:sz w:val="24"/>
            <w:szCs w:val="24"/>
          </w:rPr>
          <w:t xml:space="preserve"> obligations, Vendor may, :</w:t>
        </w:r>
      </w:ins>
      <w:del w:id="113" w:author="Stankova-Bogoeva, Desislava" w:date="2022-01-21T18:53:00Z">
        <w:r w:rsidDel="008D0449">
          <w:rPr>
            <w:sz w:val="24"/>
            <w:szCs w:val="24"/>
          </w:rPr>
          <w:delText>shall do one of the following</w:delText>
        </w:r>
      </w:del>
      <w:r>
        <w:rPr>
          <w:sz w:val="24"/>
          <w:szCs w:val="24"/>
        </w:rPr>
        <w:t xml:space="preserve">, in its sole </w:t>
      </w:r>
      <w:ins w:id="114" w:author="Stankova-Bogoeva, Desislava" w:date="2022-01-21T18:54:00Z">
        <w:r w:rsidR="008D0449">
          <w:rPr>
            <w:sz w:val="24"/>
            <w:szCs w:val="24"/>
          </w:rPr>
          <w:t xml:space="preserve">expense and </w:t>
        </w:r>
      </w:ins>
      <w:r>
        <w:rPr>
          <w:sz w:val="24"/>
          <w:szCs w:val="24"/>
        </w:rPr>
        <w:t>discretion: (</w:t>
      </w:r>
      <w:proofErr w:type="spellStart"/>
      <w:r>
        <w:rPr>
          <w:sz w:val="24"/>
          <w:szCs w:val="24"/>
        </w:rPr>
        <w:t>i</w:t>
      </w:r>
      <w:proofErr w:type="spellEnd"/>
      <w:r>
        <w:rPr>
          <w:sz w:val="24"/>
          <w:szCs w:val="24"/>
        </w:rPr>
        <w:t>) modify the Software so that it becomes non-infringing; (ii) obtain a license for Distributor</w:t>
      </w:r>
      <w:ins w:id="115" w:author="Stankova-Bogoeva, Desislava" w:date="2022-01-21T18:52:00Z">
        <w:r w:rsidR="008D0449">
          <w:rPr>
            <w:sz w:val="24"/>
            <w:szCs w:val="24"/>
          </w:rPr>
          <w:t xml:space="preserve"> and/or Client</w:t>
        </w:r>
      </w:ins>
      <w:r>
        <w:rPr>
          <w:sz w:val="24"/>
          <w:szCs w:val="24"/>
        </w:rPr>
        <w:t xml:space="preserve"> to continue its use of the Software; or (iii) if (</w:t>
      </w:r>
      <w:proofErr w:type="spellStart"/>
      <w:r>
        <w:rPr>
          <w:sz w:val="24"/>
          <w:szCs w:val="24"/>
        </w:rPr>
        <w:t>i</w:t>
      </w:r>
      <w:proofErr w:type="spellEnd"/>
      <w:r>
        <w:rPr>
          <w:sz w:val="24"/>
          <w:szCs w:val="24"/>
        </w:rPr>
        <w:t>) or (ii) are not reasonably practical, terminate this Agreement with no liability to Distributor, or any Reseller along with the return of the unused portion of any prepaid fees.</w:t>
      </w:r>
      <w:ins w:id="116" w:author="Stankova-Bogoeva, Desislava" w:date="2022-01-21T18:52:00Z">
        <w:r w:rsidR="008D0449">
          <w:rPr>
            <w:sz w:val="24"/>
            <w:szCs w:val="24"/>
          </w:rPr>
          <w:t xml:space="preserve"> </w:t>
        </w:r>
      </w:ins>
    </w:p>
    <w:p w14:paraId="00000050" w14:textId="6B9D1A86" w:rsidR="00F454AC" w:rsidRDefault="00C374C5">
      <w:pPr>
        <w:numPr>
          <w:ilvl w:val="0"/>
          <w:numId w:val="3"/>
        </w:numPr>
        <w:spacing w:line="276" w:lineRule="auto"/>
        <w:ind w:left="0" w:firstLine="1440"/>
        <w:jc w:val="both"/>
        <w:rPr>
          <w:ins w:id="117" w:author="Stankova-Bogoeva, Desislava" w:date="2022-01-21T19:19:00Z"/>
          <w:sz w:val="24"/>
          <w:szCs w:val="24"/>
        </w:rPr>
      </w:pPr>
      <w:r>
        <w:rPr>
          <w:sz w:val="24"/>
          <w:szCs w:val="24"/>
        </w:rPr>
        <w:t xml:space="preserve">Distributor will indemnify and defend Vendor from and against any and all losses, liabilities, and claims (including reasonable attorneys' fees) arising out of any claim by a third party alleging that the </w:t>
      </w:r>
      <w:commentRangeStart w:id="118"/>
      <w:r>
        <w:rPr>
          <w:sz w:val="24"/>
          <w:szCs w:val="24"/>
        </w:rPr>
        <w:t xml:space="preserve">Distributor Intellectual Property </w:t>
      </w:r>
      <w:commentRangeEnd w:id="118"/>
      <w:r w:rsidR="00544909">
        <w:rPr>
          <w:rStyle w:val="CommentReference"/>
        </w:rPr>
        <w:commentReference w:id="118"/>
      </w:r>
      <w:r>
        <w:rPr>
          <w:sz w:val="24"/>
          <w:szCs w:val="24"/>
        </w:rPr>
        <w:t xml:space="preserve">infringes or misappropriates the intellectual property rights of that third party, and any third-party claims relating to the marketing of the </w:t>
      </w:r>
      <w:commentRangeStart w:id="119"/>
      <w:del w:id="120" w:author="Stankova-Bogoeva, Desislava" w:date="2022-01-21T18:55:00Z">
        <w:r w:rsidDel="00544909">
          <w:rPr>
            <w:sz w:val="24"/>
            <w:szCs w:val="24"/>
          </w:rPr>
          <w:delText xml:space="preserve">Software </w:delText>
        </w:r>
      </w:del>
      <w:commentRangeEnd w:id="119"/>
      <w:r w:rsidR="00544909">
        <w:rPr>
          <w:rStyle w:val="CommentReference"/>
        </w:rPr>
        <w:commentReference w:id="119"/>
      </w:r>
      <w:ins w:id="121" w:author="Stankova-Bogoeva, Desislava" w:date="2022-01-21T18:55:00Z">
        <w:r w:rsidR="00544909">
          <w:rPr>
            <w:sz w:val="24"/>
            <w:szCs w:val="24"/>
          </w:rPr>
          <w:t xml:space="preserve">Vendor Services </w:t>
        </w:r>
      </w:ins>
      <w:ins w:id="122" w:author="Stankova-Bogoeva, Desislava" w:date="2022-01-21T18:56:00Z">
        <w:r w:rsidR="00544909">
          <w:rPr>
            <w:sz w:val="24"/>
            <w:szCs w:val="24"/>
          </w:rPr>
          <w:t>by Distributor</w:t>
        </w:r>
      </w:ins>
      <w:ins w:id="123" w:author="Stankova-Bogoeva, Desislava" w:date="2022-01-21T18:57:00Z">
        <w:r w:rsidR="00544909">
          <w:rPr>
            <w:sz w:val="24"/>
            <w:szCs w:val="24"/>
          </w:rPr>
          <w:t xml:space="preserve"> in breach of this Agreement</w:t>
        </w:r>
      </w:ins>
      <w:del w:id="124" w:author="Stankova-Bogoeva, Desislava" w:date="2022-01-21T18:56:00Z">
        <w:r w:rsidDel="00544909">
          <w:rPr>
            <w:sz w:val="24"/>
            <w:szCs w:val="24"/>
          </w:rPr>
          <w:delText>either alone or in combination with any other product or service including without limitation any claims for infringement based on the combination of any other product or service with the Software</w:delText>
        </w:r>
      </w:del>
      <w:r>
        <w:rPr>
          <w:sz w:val="24"/>
          <w:szCs w:val="24"/>
        </w:rPr>
        <w:t>.</w:t>
      </w:r>
    </w:p>
    <w:p w14:paraId="050F72CE" w14:textId="7173E5D1" w:rsidR="002D7BFD" w:rsidRPr="002D7BFD" w:rsidRDefault="002D7BFD">
      <w:pPr>
        <w:numPr>
          <w:ilvl w:val="0"/>
          <w:numId w:val="3"/>
        </w:numPr>
        <w:ind w:left="0" w:firstLine="1440"/>
        <w:jc w:val="both"/>
        <w:rPr>
          <w:sz w:val="24"/>
          <w:szCs w:val="24"/>
        </w:rPr>
        <w:pPrChange w:id="125" w:author="Stankova-Bogoeva, Desislava" w:date="2022-01-21T19:23:00Z">
          <w:pPr>
            <w:numPr>
              <w:numId w:val="3"/>
            </w:numPr>
            <w:spacing w:line="276" w:lineRule="auto"/>
            <w:ind w:left="1440" w:hanging="360"/>
            <w:jc w:val="both"/>
          </w:pPr>
        </w:pPrChange>
      </w:pPr>
      <w:ins w:id="126" w:author="Stankova-Bogoeva, Desislava" w:date="2022-01-21T19:20:00Z">
        <w:r w:rsidRPr="002D7BFD">
          <w:rPr>
            <w:sz w:val="24"/>
            <w:szCs w:val="24"/>
          </w:rPr>
          <w:t xml:space="preserve">Vendor </w:t>
        </w:r>
      </w:ins>
      <w:ins w:id="127" w:author="Stankova-Bogoeva, Desislava" w:date="2022-01-21T19:21:00Z">
        <w:r>
          <w:rPr>
            <w:sz w:val="24"/>
            <w:szCs w:val="24"/>
          </w:rPr>
          <w:t xml:space="preserve">from and against any and all losses, liabilities, and claims (including reasonable attorneys' fees) arising out of any claim by a third party </w:t>
        </w:r>
      </w:ins>
      <w:ins w:id="128" w:author="Stankova-Bogoeva, Desislava" w:date="2022-01-21T19:20:00Z">
        <w:r w:rsidRPr="002D7BFD">
          <w:rPr>
            <w:sz w:val="24"/>
            <w:szCs w:val="24"/>
          </w:rPr>
          <w:t>arising out of or resulting in any way from any actual or alleged</w:t>
        </w:r>
      </w:ins>
      <w:ins w:id="129" w:author="Stankova-Bogoeva, Desislava" w:date="2022-01-21T19:22:00Z">
        <w:r>
          <w:rPr>
            <w:sz w:val="24"/>
            <w:szCs w:val="24"/>
          </w:rPr>
          <w:t>: 1)</w:t>
        </w:r>
      </w:ins>
      <w:ins w:id="130" w:author="Stankova-Bogoeva, Desislava" w:date="2022-01-21T19:21:00Z">
        <w:r>
          <w:rPr>
            <w:sz w:val="24"/>
            <w:szCs w:val="24"/>
          </w:rPr>
          <w:t xml:space="preserve"> </w:t>
        </w:r>
      </w:ins>
      <w:ins w:id="131" w:author="Stankova-Bogoeva, Desislava" w:date="2022-01-21T19:20:00Z">
        <w:r w:rsidRPr="002D7BFD">
          <w:rPr>
            <w:sz w:val="24"/>
            <w:szCs w:val="24"/>
          </w:rPr>
          <w:t xml:space="preserve">acts, omissions, breaches of this Agreement </w:t>
        </w:r>
      </w:ins>
      <w:ins w:id="132" w:author="Stankova-Bogoeva, Desislava" w:date="2022-01-21T19:21:00Z">
        <w:r>
          <w:rPr>
            <w:sz w:val="24"/>
            <w:szCs w:val="24"/>
          </w:rPr>
          <w:t xml:space="preserve">by Vendor </w:t>
        </w:r>
      </w:ins>
      <w:ins w:id="133" w:author="Stankova-Bogoeva, Desislava" w:date="2022-01-21T19:20:00Z">
        <w:r w:rsidRPr="002D7BFD">
          <w:rPr>
            <w:sz w:val="24"/>
            <w:szCs w:val="24"/>
          </w:rPr>
          <w:t>including, but not limited to warranty or representation by Vendor;</w:t>
        </w:r>
      </w:ins>
      <w:ins w:id="134" w:author="Stankova-Bogoeva, Desislava" w:date="2022-01-21T19:22:00Z">
        <w:r>
          <w:rPr>
            <w:sz w:val="24"/>
            <w:szCs w:val="24"/>
          </w:rPr>
          <w:t xml:space="preserve"> </w:t>
        </w:r>
      </w:ins>
      <w:ins w:id="135" w:author="Stankova-Bogoeva, Desislava" w:date="2022-01-21T19:23:00Z">
        <w:r>
          <w:rPr>
            <w:sz w:val="24"/>
            <w:szCs w:val="24"/>
          </w:rPr>
          <w:t xml:space="preserve">2) </w:t>
        </w:r>
      </w:ins>
      <w:ins w:id="136" w:author="Stankova-Bogoeva, Desislava" w:date="2022-01-21T19:20:00Z">
        <w:r w:rsidRPr="002D7BFD">
          <w:rPr>
            <w:sz w:val="24"/>
            <w:szCs w:val="24"/>
          </w:rPr>
          <w:t xml:space="preserve">for any injury or damage, arising out of or resulting in any way from any alleged defects in the design, material, workmanship or performance of the </w:t>
        </w:r>
      </w:ins>
      <w:ins w:id="137" w:author="Stankova-Bogoeva, Desislava" w:date="2022-01-21T19:23:00Z">
        <w:r>
          <w:rPr>
            <w:sz w:val="24"/>
            <w:szCs w:val="24"/>
          </w:rPr>
          <w:t>Vendor Services</w:t>
        </w:r>
      </w:ins>
      <w:ins w:id="138" w:author="Stankova-Bogoeva, Desislava" w:date="2022-01-21T19:20:00Z">
        <w:r w:rsidRPr="002D7BFD">
          <w:rPr>
            <w:sz w:val="24"/>
            <w:szCs w:val="24"/>
          </w:rPr>
          <w:t>, including without limitation, product recalls;</w:t>
        </w:r>
      </w:ins>
      <w:ins w:id="139" w:author="Stankova-Bogoeva, Desislava" w:date="2022-01-21T19:23:00Z">
        <w:r>
          <w:rPr>
            <w:sz w:val="24"/>
            <w:szCs w:val="24"/>
          </w:rPr>
          <w:t xml:space="preserve"> 3) Vendor’s </w:t>
        </w:r>
      </w:ins>
      <w:ins w:id="140" w:author="Stankova-Bogoeva, Desislava" w:date="2022-01-21T19:20:00Z">
        <w:r w:rsidRPr="002D7BFD">
          <w:rPr>
            <w:sz w:val="24"/>
            <w:szCs w:val="24"/>
          </w:rPr>
          <w:t xml:space="preserve">non-compliance with any laws, rules or regulations, including without limitation, all labelling, product certification and non-interference requirements, resulting from the </w:t>
        </w:r>
      </w:ins>
      <w:ins w:id="141" w:author="Stankova-Bogoeva, Desislava" w:date="2022-01-21T19:23:00Z">
        <w:r>
          <w:rPr>
            <w:sz w:val="24"/>
            <w:szCs w:val="24"/>
          </w:rPr>
          <w:t>Vendor Services</w:t>
        </w:r>
      </w:ins>
      <w:ins w:id="142" w:author="Stankova-Bogoeva, Desislava" w:date="2022-01-21T19:20:00Z">
        <w:r w:rsidRPr="002D7BFD">
          <w:rPr>
            <w:sz w:val="24"/>
            <w:szCs w:val="24"/>
          </w:rPr>
          <w:t xml:space="preserve"> or the sale or use of the </w:t>
        </w:r>
      </w:ins>
      <w:ins w:id="143" w:author="Stankova-Bogoeva, Desislava" w:date="2022-01-21T19:24:00Z">
        <w:r>
          <w:rPr>
            <w:sz w:val="24"/>
            <w:szCs w:val="24"/>
          </w:rPr>
          <w:t>Vendor</w:t>
        </w:r>
      </w:ins>
      <w:ins w:id="144" w:author="Stankova-Bogoeva, Desislava" w:date="2022-01-21T19:23:00Z">
        <w:r>
          <w:rPr>
            <w:sz w:val="24"/>
            <w:szCs w:val="24"/>
          </w:rPr>
          <w:t xml:space="preserve"> Se</w:t>
        </w:r>
      </w:ins>
      <w:ins w:id="145" w:author="Stankova-Bogoeva, Desislava" w:date="2022-01-21T19:24:00Z">
        <w:r>
          <w:rPr>
            <w:sz w:val="24"/>
            <w:szCs w:val="24"/>
          </w:rPr>
          <w:t>rvices</w:t>
        </w:r>
      </w:ins>
      <w:ins w:id="146" w:author="Stankova-Bogoeva, Desislava" w:date="2022-01-21T19:20:00Z">
        <w:r w:rsidRPr="002D7BFD">
          <w:rPr>
            <w:sz w:val="24"/>
            <w:szCs w:val="24"/>
          </w:rPr>
          <w:t xml:space="preserve"> in the Territory and violations of applicable competition laws;</w:t>
        </w:r>
      </w:ins>
    </w:p>
    <w:p w14:paraId="00000051" w14:textId="77777777" w:rsidR="00F454AC" w:rsidRDefault="00C374C5">
      <w:pPr>
        <w:numPr>
          <w:ilvl w:val="0"/>
          <w:numId w:val="3"/>
        </w:numPr>
        <w:spacing w:line="276" w:lineRule="auto"/>
        <w:ind w:left="0" w:firstLine="1440"/>
        <w:jc w:val="both"/>
        <w:rPr>
          <w:sz w:val="24"/>
          <w:szCs w:val="24"/>
        </w:rPr>
      </w:pPr>
      <w:r>
        <w:rPr>
          <w:sz w:val="24"/>
          <w:szCs w:val="24"/>
        </w:rPr>
        <w:t xml:space="preserve">Process. The party seeking indemnification (the “Indemnified Party”) shall provide the other party (the “Indemnifying Party”) with prompt written notice upon becoming aware of any claim, suit or proceeding subject to indemnification hereunder and shall provide reasonable cooperation to the Indemnifying Party in the defense of or investigation of any claim, suit or proceeding. The Indemnifying Party, at its option, will have sole control of such defense, provided that the Indemnified Party is entitled to participate in its own defense at its sole expense.  The Indemnifying Party shall not enter into any settlement or compromise of any such claim, suit or proceeding or without the Indemnified Party's prior written consent, except that the Indemnifying Party may without such consent enter into any settlement of a claim that resolves </w:t>
      </w:r>
      <w:r>
        <w:rPr>
          <w:sz w:val="24"/>
          <w:szCs w:val="24"/>
        </w:rPr>
        <w:lastRenderedPageBreak/>
        <w:t>the claim without liability to the Indemnified Party and without impairment to any of the Indemnified Party's rights or requiring the Indemnified Party to make any admission of liability.</w:t>
      </w:r>
    </w:p>
    <w:p w14:paraId="00000052" w14:textId="77777777" w:rsidR="00F454AC" w:rsidRDefault="00F454AC">
      <w:pPr>
        <w:ind w:firstLine="720"/>
        <w:jc w:val="both"/>
        <w:rPr>
          <w:sz w:val="24"/>
          <w:szCs w:val="24"/>
        </w:rPr>
      </w:pPr>
    </w:p>
    <w:p w14:paraId="00000053" w14:textId="77777777" w:rsidR="00F454AC" w:rsidRDefault="00C374C5">
      <w:pPr>
        <w:numPr>
          <w:ilvl w:val="0"/>
          <w:numId w:val="2"/>
        </w:numPr>
        <w:jc w:val="both"/>
      </w:pPr>
      <w:r>
        <w:rPr>
          <w:sz w:val="24"/>
          <w:szCs w:val="24"/>
          <w:u w:val="single"/>
        </w:rPr>
        <w:t>CONFIDENTIALITY</w:t>
      </w:r>
      <w:r>
        <w:rPr>
          <w:sz w:val="24"/>
          <w:szCs w:val="24"/>
        </w:rPr>
        <w:t xml:space="preserve">.  </w:t>
      </w:r>
    </w:p>
    <w:p w14:paraId="00000054" w14:textId="77777777" w:rsidR="00F454AC" w:rsidRDefault="00F454AC">
      <w:pPr>
        <w:ind w:left="1440"/>
        <w:jc w:val="both"/>
        <w:rPr>
          <w:sz w:val="24"/>
          <w:szCs w:val="24"/>
        </w:rPr>
      </w:pPr>
    </w:p>
    <w:p w14:paraId="00000055" w14:textId="635D7E5D" w:rsidR="00F454AC" w:rsidRDefault="00C374C5">
      <w:pPr>
        <w:numPr>
          <w:ilvl w:val="1"/>
          <w:numId w:val="2"/>
        </w:numPr>
        <w:ind w:left="0" w:firstLine="1440"/>
        <w:jc w:val="both"/>
        <w:rPr>
          <w:sz w:val="24"/>
          <w:szCs w:val="24"/>
        </w:rPr>
      </w:pPr>
      <w:r>
        <w:rPr>
          <w:sz w:val="24"/>
          <w:szCs w:val="24"/>
        </w:rPr>
        <w:t>Each Party hereto may, in the course of performance of this Agreement, provide the other with information that is confidential and proprietary to that Party or a third party, as is designated by such disclosing Party, or that is reasonably understood to be, proprietary and/or confidential, including any information, materials or knowledge regarding the other Party’s business, financial condition, products, programming techniques, customers, suppliers, technology or research and development that is disclosed or accessed in connection with this Agreement, including any personally identifiable information (“Confidential Information”). The receiving Party agrees to protect the other party’s Confidential Information using the same effort as it protects its own Confidential Information, but in no event less than a reasonable standard of care.  Confidential Information shall not include (even if designated by a party) information: (</w:t>
      </w:r>
      <w:proofErr w:type="spellStart"/>
      <w:r>
        <w:rPr>
          <w:sz w:val="24"/>
          <w:szCs w:val="24"/>
        </w:rPr>
        <w:t>i</w:t>
      </w:r>
      <w:proofErr w:type="spellEnd"/>
      <w:r>
        <w:rPr>
          <w:sz w:val="24"/>
          <w:szCs w:val="24"/>
        </w:rPr>
        <w:t>) that is or becomes part of the public domain through no act or omission of the receiving Party; (ii) that is lawfully received by the receiving Party from a third party without restriction on use or disclosure and without breach of this Agreement or any other agreement without knowledge by the receiving Party of any breach of fiduciary duty, or (iii) that the receiving Party had in its possession prior to the date of this Agreement.  Upon termination of this Agreement, each Party must destroy or return to the other any Confidential Information provided to the receiving Party by the disclosing Party.</w:t>
      </w:r>
      <w:ins w:id="147" w:author="Stankova-Bogoeva, Desislava" w:date="2022-01-21T18:35:00Z">
        <w:r w:rsidR="00A0058D">
          <w:rPr>
            <w:sz w:val="24"/>
            <w:szCs w:val="24"/>
          </w:rPr>
          <w:t xml:space="preserve"> </w:t>
        </w:r>
        <w:r w:rsidR="00A0058D" w:rsidRPr="00A0058D">
          <w:rPr>
            <w:sz w:val="24"/>
            <w:szCs w:val="24"/>
          </w:rPr>
          <w:t xml:space="preserve">Vendor warrants and represents to </w:t>
        </w:r>
        <w:r w:rsidR="00A0058D">
          <w:rPr>
            <w:sz w:val="24"/>
            <w:szCs w:val="24"/>
          </w:rPr>
          <w:t>Distri</w:t>
        </w:r>
      </w:ins>
      <w:ins w:id="148" w:author="Stankova-Bogoeva, Desislava" w:date="2022-01-21T18:36:00Z">
        <w:r w:rsidR="00A0058D">
          <w:rPr>
            <w:sz w:val="24"/>
            <w:szCs w:val="24"/>
          </w:rPr>
          <w:t>butor</w:t>
        </w:r>
      </w:ins>
      <w:ins w:id="149" w:author="Stankova-Bogoeva, Desislava" w:date="2022-01-21T18:35:00Z">
        <w:r w:rsidR="00A0058D" w:rsidRPr="00A0058D">
          <w:rPr>
            <w:sz w:val="24"/>
            <w:szCs w:val="24"/>
          </w:rPr>
          <w:t xml:space="preserve"> that Vendor shall not use Confidential Information reported by </w:t>
        </w:r>
      </w:ins>
      <w:ins w:id="150" w:author="Stankova-Bogoeva, Desislava" w:date="2022-01-21T18:36:00Z">
        <w:r w:rsidR="00A0058D">
          <w:rPr>
            <w:sz w:val="24"/>
            <w:szCs w:val="24"/>
          </w:rPr>
          <w:t>Distributor</w:t>
        </w:r>
        <w:r w:rsidR="00A0058D" w:rsidRPr="00A0058D">
          <w:rPr>
            <w:sz w:val="24"/>
            <w:szCs w:val="24"/>
          </w:rPr>
          <w:t xml:space="preserve"> </w:t>
        </w:r>
      </w:ins>
      <w:ins w:id="151" w:author="Stankova-Bogoeva, Desislava" w:date="2022-01-21T18:35:00Z">
        <w:r w:rsidR="00A0058D" w:rsidRPr="00A0058D">
          <w:rPr>
            <w:sz w:val="24"/>
            <w:szCs w:val="24"/>
          </w:rPr>
          <w:t xml:space="preserve">for purposes in violation of applicable competition laws. Notwithstanding the foregoing, Vendor consents to </w:t>
        </w:r>
      </w:ins>
      <w:ins w:id="152" w:author="Stankova-Bogoeva, Desislava" w:date="2022-01-21T18:36:00Z">
        <w:r w:rsidR="00A0058D">
          <w:rPr>
            <w:sz w:val="24"/>
            <w:szCs w:val="24"/>
          </w:rPr>
          <w:t>Distributor</w:t>
        </w:r>
        <w:r w:rsidR="00A0058D" w:rsidRPr="00A0058D">
          <w:rPr>
            <w:sz w:val="24"/>
            <w:szCs w:val="24"/>
          </w:rPr>
          <w:t xml:space="preserve"> </w:t>
        </w:r>
      </w:ins>
      <w:ins w:id="153" w:author="Stankova-Bogoeva, Desislava" w:date="2022-01-21T18:35:00Z">
        <w:r w:rsidR="00A0058D" w:rsidRPr="00A0058D">
          <w:rPr>
            <w:sz w:val="24"/>
            <w:szCs w:val="24"/>
          </w:rPr>
          <w:t xml:space="preserve">providing excerpts of the warranty, indemnification and limitation of liability provisions to </w:t>
        </w:r>
      </w:ins>
      <w:ins w:id="154" w:author="Stankova-Bogoeva, Desislava" w:date="2022-01-21T18:36:00Z">
        <w:r w:rsidR="00A0058D">
          <w:rPr>
            <w:sz w:val="24"/>
            <w:szCs w:val="24"/>
          </w:rPr>
          <w:t xml:space="preserve">Distributor’s </w:t>
        </w:r>
      </w:ins>
      <w:ins w:id="155" w:author="Stankova-Bogoeva, Desislava" w:date="2022-01-21T18:35:00Z">
        <w:r w:rsidR="00A0058D" w:rsidRPr="00A0058D">
          <w:rPr>
            <w:sz w:val="24"/>
            <w:szCs w:val="24"/>
          </w:rPr>
          <w:t xml:space="preserve">customers for use by </w:t>
        </w:r>
      </w:ins>
      <w:ins w:id="156" w:author="Stankova-Bogoeva, Desislava" w:date="2022-01-21T18:36:00Z">
        <w:r w:rsidR="00A0058D">
          <w:rPr>
            <w:sz w:val="24"/>
            <w:szCs w:val="24"/>
          </w:rPr>
          <w:t xml:space="preserve">Distributor’s </w:t>
        </w:r>
      </w:ins>
      <w:ins w:id="157" w:author="Stankova-Bogoeva, Desislava" w:date="2022-01-21T18:35:00Z">
        <w:r w:rsidR="00A0058D" w:rsidRPr="00A0058D">
          <w:rPr>
            <w:sz w:val="24"/>
            <w:szCs w:val="24"/>
          </w:rPr>
          <w:t xml:space="preserve">customers and their customers, only to the extent requested by </w:t>
        </w:r>
      </w:ins>
      <w:ins w:id="158" w:author="Stankova-Bogoeva, Desislava" w:date="2022-01-21T18:36:00Z">
        <w:r w:rsidR="00A0058D">
          <w:rPr>
            <w:sz w:val="24"/>
            <w:szCs w:val="24"/>
          </w:rPr>
          <w:t xml:space="preserve">Distributor’s </w:t>
        </w:r>
      </w:ins>
      <w:ins w:id="159" w:author="Stankova-Bogoeva, Desislava" w:date="2022-01-21T18:35:00Z">
        <w:r w:rsidR="00A0058D" w:rsidRPr="00A0058D">
          <w:rPr>
            <w:sz w:val="24"/>
            <w:szCs w:val="24"/>
          </w:rPr>
          <w:t>customers.</w:t>
        </w:r>
      </w:ins>
      <w:r>
        <w:rPr>
          <w:sz w:val="24"/>
          <w:szCs w:val="24"/>
        </w:rPr>
        <w:t xml:space="preserve">  </w:t>
      </w:r>
    </w:p>
    <w:p w14:paraId="00000056" w14:textId="77777777" w:rsidR="00F454AC" w:rsidRDefault="00F454AC">
      <w:pPr>
        <w:ind w:left="1440"/>
        <w:jc w:val="both"/>
        <w:rPr>
          <w:sz w:val="24"/>
          <w:szCs w:val="24"/>
        </w:rPr>
      </w:pPr>
    </w:p>
    <w:p w14:paraId="00000057" w14:textId="3BC7A842" w:rsidR="00F454AC" w:rsidRDefault="00C374C5">
      <w:pPr>
        <w:ind w:firstLine="1350"/>
        <w:jc w:val="both"/>
        <w:rPr>
          <w:sz w:val="24"/>
          <w:szCs w:val="24"/>
        </w:rPr>
      </w:pPr>
      <w:r>
        <w:rPr>
          <w:sz w:val="24"/>
          <w:szCs w:val="24"/>
        </w:rPr>
        <w:t>b.      Vendor shall at all times during the term of this Agreement maintain appropriate technical and organizational measures to protect any</w:t>
      </w:r>
      <w:ins w:id="160" w:author="Stankova-Bogoeva, Desislava" w:date="2022-01-21T18:58:00Z">
        <w:r w:rsidR="00544909">
          <w:rPr>
            <w:sz w:val="24"/>
            <w:szCs w:val="24"/>
          </w:rPr>
          <w:t xml:space="preserve"> Distributor,</w:t>
        </w:r>
      </w:ins>
      <w:r>
        <w:rPr>
          <w:sz w:val="24"/>
          <w:szCs w:val="24"/>
        </w:rPr>
        <w:t xml:space="preserve"> </w:t>
      </w:r>
      <w:ins w:id="161" w:author="Stankova-Bogoeva, Desislava" w:date="2022-01-21T18:57:00Z">
        <w:r w:rsidR="00544909">
          <w:rPr>
            <w:sz w:val="24"/>
            <w:szCs w:val="24"/>
          </w:rPr>
          <w:t xml:space="preserve">Reseller or </w:t>
        </w:r>
      </w:ins>
      <w:r>
        <w:rPr>
          <w:sz w:val="24"/>
          <w:szCs w:val="24"/>
        </w:rPr>
        <w:t xml:space="preserve">Client data that it collects, accesses or processes in connection with this Agreement against unauthorized or unlawful use, disclosure, processing or alteration. In addition, Vendor will ensure that electronic and physical security procedures are maintained, and shall cause interfaces between any servers used in providing its services and the internet to include firewalls or other online security infrastructure, in order to guard against accidental, unauthorized or unlawful access, destruction, use, alteration, modification, disclosure or loss of data of DISTRIBUTOR, Resellers or the Client. Such procedures shall be commensurate with industry standards.  Not more than annually or, if a deficiency has occurred or is suspected, upon DISTRIBUTOR's written request, Vendor shall provide DISTRIBUTOR with the then current SOC 2 (or equivalent) audit report for its (and its subcontractors) facilities. </w:t>
      </w:r>
    </w:p>
    <w:p w14:paraId="00000058" w14:textId="77777777" w:rsidR="00F454AC" w:rsidRDefault="00F454AC">
      <w:pPr>
        <w:ind w:left="2520"/>
        <w:jc w:val="both"/>
        <w:rPr>
          <w:sz w:val="24"/>
          <w:szCs w:val="24"/>
        </w:rPr>
      </w:pPr>
    </w:p>
    <w:p w14:paraId="00000059" w14:textId="332D24F6" w:rsidR="00F454AC" w:rsidRDefault="00C374C5">
      <w:pPr>
        <w:ind w:firstLine="1350"/>
        <w:jc w:val="both"/>
        <w:rPr>
          <w:sz w:val="24"/>
          <w:szCs w:val="24"/>
        </w:rPr>
      </w:pPr>
      <w:r>
        <w:rPr>
          <w:sz w:val="24"/>
          <w:szCs w:val="24"/>
        </w:rPr>
        <w:t xml:space="preserve">c. Vendor agrees and acknowledges that it shall keep </w:t>
      </w:r>
      <w:ins w:id="162" w:author="Stankova-Bogoeva, Desislava" w:date="2022-01-21T18:58:00Z">
        <w:r w:rsidR="00544909">
          <w:rPr>
            <w:sz w:val="24"/>
            <w:szCs w:val="24"/>
          </w:rPr>
          <w:t xml:space="preserve">Distributor, Reseller and </w:t>
        </w:r>
      </w:ins>
      <w:r>
        <w:rPr>
          <w:sz w:val="24"/>
          <w:szCs w:val="24"/>
        </w:rPr>
        <w:t>Client data</w:t>
      </w:r>
      <w:ins w:id="163" w:author="Stankova-Bogoeva, Desislava" w:date="2022-01-21T18:58:00Z">
        <w:r w:rsidR="00544909">
          <w:rPr>
            <w:sz w:val="24"/>
            <w:szCs w:val="24"/>
          </w:rPr>
          <w:t xml:space="preserve"> provided by </w:t>
        </w:r>
      </w:ins>
      <w:ins w:id="164" w:author="Stankova-Bogoeva, Desislava" w:date="2022-01-21T18:59:00Z">
        <w:r w:rsidR="00544909">
          <w:rPr>
            <w:sz w:val="24"/>
            <w:szCs w:val="24"/>
          </w:rPr>
          <w:t>Distributor hereunder</w:t>
        </w:r>
      </w:ins>
      <w:r>
        <w:rPr>
          <w:sz w:val="24"/>
          <w:szCs w:val="24"/>
        </w:rPr>
        <w:t xml:space="preserve"> confidential and shall not authorize disclosure of such data to third parties except as otherwise permitted by </w:t>
      </w:r>
      <w:del w:id="165" w:author="Stankova-Bogoeva, Desislava" w:date="2022-01-21T18:59:00Z">
        <w:r w:rsidDel="00544909">
          <w:rPr>
            <w:sz w:val="24"/>
            <w:szCs w:val="24"/>
          </w:rPr>
          <w:delText>Vendor’s privacy policy</w:delText>
        </w:r>
      </w:del>
      <w:ins w:id="166" w:author="Stankova-Bogoeva, Desislava" w:date="2022-01-21T18:59:00Z">
        <w:r w:rsidR="00544909">
          <w:rPr>
            <w:sz w:val="24"/>
            <w:szCs w:val="24"/>
          </w:rPr>
          <w:t>Distributor</w:t>
        </w:r>
      </w:ins>
      <w:r>
        <w:rPr>
          <w:sz w:val="24"/>
          <w:szCs w:val="24"/>
        </w:rPr>
        <w:t xml:space="preserve">.  Vendor shall provide a copy of its privacy policy to DISTRIBUTOR, from time to time, as requested by DISTRIBUTOR.  </w:t>
      </w:r>
    </w:p>
    <w:p w14:paraId="0000005A" w14:textId="77777777" w:rsidR="00F454AC" w:rsidRDefault="00F454AC">
      <w:pPr>
        <w:jc w:val="both"/>
        <w:rPr>
          <w:sz w:val="24"/>
          <w:szCs w:val="24"/>
        </w:rPr>
      </w:pPr>
    </w:p>
    <w:p w14:paraId="0000005B" w14:textId="77777777" w:rsidR="00F454AC" w:rsidRDefault="00C374C5">
      <w:pPr>
        <w:numPr>
          <w:ilvl w:val="0"/>
          <w:numId w:val="2"/>
        </w:numPr>
        <w:jc w:val="both"/>
      </w:pPr>
      <w:r>
        <w:rPr>
          <w:sz w:val="24"/>
          <w:szCs w:val="24"/>
          <w:u w:val="single"/>
        </w:rPr>
        <w:lastRenderedPageBreak/>
        <w:t>USE OF PROPRIETARY PROPERTY</w:t>
      </w:r>
      <w:r>
        <w:rPr>
          <w:sz w:val="24"/>
          <w:szCs w:val="24"/>
        </w:rPr>
        <w:t xml:space="preserve">.  During the term of this Agreement, Vendor grants to DISTRIBUTOR the right to display and provide links to Vendor’s website and/or website content, use and display specific Vendor-provided Vendor trademarks and trade names, and use Vendor-provided and created marketing materials, all for the limited purposes of DISTRIBUTOR’s marketing of Vendor Services as set forth under the terms of this Agreement.  </w:t>
      </w:r>
    </w:p>
    <w:p w14:paraId="0000005C" w14:textId="77777777" w:rsidR="00F454AC" w:rsidRDefault="00F454AC">
      <w:pPr>
        <w:ind w:firstLine="720"/>
        <w:jc w:val="both"/>
        <w:rPr>
          <w:sz w:val="24"/>
          <w:szCs w:val="24"/>
        </w:rPr>
      </w:pPr>
    </w:p>
    <w:p w14:paraId="0000005D" w14:textId="77777777" w:rsidR="00F454AC" w:rsidRDefault="00C374C5">
      <w:pPr>
        <w:numPr>
          <w:ilvl w:val="0"/>
          <w:numId w:val="2"/>
        </w:numPr>
        <w:jc w:val="both"/>
      </w:pPr>
      <w:r>
        <w:rPr>
          <w:sz w:val="24"/>
          <w:szCs w:val="24"/>
          <w:u w:val="single"/>
        </w:rPr>
        <w:t>ASSIGNMENT</w:t>
      </w:r>
      <w:r>
        <w:rPr>
          <w:sz w:val="24"/>
          <w:szCs w:val="24"/>
        </w:rPr>
        <w:t>.  Neither party may assign or otherwise transfer this Agreement or any of its rights hereunder, nor delegate any of its obligations hereunder, to any third party without the prior written consent of the other Party; provided, however, that either Party may upon written notice to the other Party (</w:t>
      </w:r>
      <w:proofErr w:type="spellStart"/>
      <w:r>
        <w:rPr>
          <w:sz w:val="24"/>
          <w:szCs w:val="24"/>
        </w:rPr>
        <w:t>i</w:t>
      </w:r>
      <w:proofErr w:type="spellEnd"/>
      <w:r>
        <w:rPr>
          <w:sz w:val="24"/>
          <w:szCs w:val="24"/>
        </w:rPr>
        <w:t xml:space="preserve">) assign this Agreement to any entity that acquires all or substantially all of the assignor Party’s assets or its business that is the subject hereof, or (ii) assign this Agreement to any entity that is owned by the assignor Party or is an affiliate of the assignor Party.  </w:t>
      </w:r>
    </w:p>
    <w:p w14:paraId="0000005E" w14:textId="77777777" w:rsidR="00F454AC" w:rsidRDefault="00F454AC">
      <w:pPr>
        <w:ind w:firstLine="720"/>
        <w:jc w:val="both"/>
        <w:rPr>
          <w:sz w:val="24"/>
          <w:szCs w:val="24"/>
        </w:rPr>
      </w:pPr>
    </w:p>
    <w:p w14:paraId="0000005F" w14:textId="2325522F" w:rsidR="00F454AC" w:rsidRDefault="00C374C5">
      <w:pPr>
        <w:numPr>
          <w:ilvl w:val="0"/>
          <w:numId w:val="2"/>
        </w:numPr>
        <w:jc w:val="both"/>
      </w:pPr>
      <w:r>
        <w:rPr>
          <w:sz w:val="24"/>
          <w:szCs w:val="24"/>
          <w:u w:val="single"/>
        </w:rPr>
        <w:t>TAXES</w:t>
      </w:r>
      <w:r>
        <w:rPr>
          <w:sz w:val="24"/>
          <w:szCs w:val="24"/>
        </w:rPr>
        <w:t xml:space="preserve">.  All Fees owed by DISTRIBUTOR are exclusive of, and DISTRIBUTOR shall pay, all sales, use, VAT, excise, </w:t>
      </w:r>
      <w:del w:id="167" w:author="Stankova-Bogoeva, Desislava" w:date="2022-01-21T18:59:00Z">
        <w:r w:rsidDel="00544909">
          <w:rPr>
            <w:sz w:val="24"/>
            <w:szCs w:val="24"/>
          </w:rPr>
          <w:delText xml:space="preserve">withholding, </w:delText>
        </w:r>
      </w:del>
      <w:r>
        <w:rPr>
          <w:sz w:val="24"/>
          <w:szCs w:val="24"/>
        </w:rPr>
        <w:t xml:space="preserve">and other taxes that may be levied in connection with this Agreement. Except as expressly set forth in this Agreement, all fees are non-refundable. </w:t>
      </w:r>
      <w:ins w:id="168" w:author="Stankova-Bogoeva, Desislava" w:date="2022-01-21T19:00:00Z">
        <w:r w:rsidR="00544909" w:rsidRPr="00544909">
          <w:rPr>
            <w:sz w:val="24"/>
            <w:szCs w:val="24"/>
          </w:rPr>
          <w:t xml:space="preserve">If tax laws in the Territory require the withholding of tax by </w:t>
        </w:r>
      </w:ins>
      <w:ins w:id="169" w:author="Stankova-Bogoeva, Desislava" w:date="2022-01-21T19:01:00Z">
        <w:r w:rsidR="00120758">
          <w:rPr>
            <w:sz w:val="24"/>
            <w:szCs w:val="24"/>
          </w:rPr>
          <w:t>Distributor</w:t>
        </w:r>
      </w:ins>
      <w:ins w:id="170" w:author="Stankova-Bogoeva, Desislava" w:date="2022-01-21T19:00:00Z">
        <w:r w:rsidR="00544909" w:rsidRPr="00544909">
          <w:rPr>
            <w:sz w:val="24"/>
            <w:szCs w:val="24"/>
          </w:rPr>
          <w:t xml:space="preserve"> on any of its payments to Vendor, then </w:t>
        </w:r>
      </w:ins>
      <w:ins w:id="171" w:author="Stankova-Bogoeva, Desislava" w:date="2022-01-21T19:01:00Z">
        <w:r w:rsidR="00120758">
          <w:rPr>
            <w:sz w:val="24"/>
            <w:szCs w:val="24"/>
          </w:rPr>
          <w:t>Distributor</w:t>
        </w:r>
        <w:r w:rsidR="00120758" w:rsidRPr="00544909">
          <w:rPr>
            <w:sz w:val="24"/>
            <w:szCs w:val="24"/>
          </w:rPr>
          <w:t xml:space="preserve"> </w:t>
        </w:r>
      </w:ins>
      <w:ins w:id="172" w:author="Stankova-Bogoeva, Desislava" w:date="2022-01-21T19:00:00Z">
        <w:r w:rsidR="00544909" w:rsidRPr="00544909">
          <w:rPr>
            <w:sz w:val="24"/>
            <w:szCs w:val="24"/>
          </w:rPr>
          <w:t xml:space="preserve">is allowed to deduct such taxes from the amount owed to Vendor and </w:t>
        </w:r>
      </w:ins>
      <w:ins w:id="173" w:author="Stankova-Bogoeva, Desislava" w:date="2022-01-21T19:01:00Z">
        <w:r w:rsidR="00120758">
          <w:rPr>
            <w:sz w:val="24"/>
            <w:szCs w:val="24"/>
          </w:rPr>
          <w:t>Distributor</w:t>
        </w:r>
        <w:r w:rsidR="00120758" w:rsidRPr="00544909">
          <w:rPr>
            <w:sz w:val="24"/>
            <w:szCs w:val="24"/>
          </w:rPr>
          <w:t xml:space="preserve"> </w:t>
        </w:r>
      </w:ins>
      <w:ins w:id="174" w:author="Stankova-Bogoeva, Desislava" w:date="2022-01-21T19:00:00Z">
        <w:r w:rsidR="00544909" w:rsidRPr="00544909">
          <w:rPr>
            <w:sz w:val="24"/>
            <w:szCs w:val="24"/>
          </w:rPr>
          <w:t xml:space="preserve">shall provide to Vendor documentation that establishes </w:t>
        </w:r>
      </w:ins>
      <w:ins w:id="175" w:author="Stankova-Bogoeva, Desislava" w:date="2022-01-21T19:01:00Z">
        <w:r w:rsidR="00120758">
          <w:rPr>
            <w:sz w:val="24"/>
            <w:szCs w:val="24"/>
          </w:rPr>
          <w:t xml:space="preserve">Distributor’s </w:t>
        </w:r>
      </w:ins>
      <w:ins w:id="176" w:author="Stankova-Bogoeva, Desislava" w:date="2022-01-21T19:00:00Z">
        <w:r w:rsidR="00544909" w:rsidRPr="00544909">
          <w:rPr>
            <w:sz w:val="24"/>
            <w:szCs w:val="24"/>
          </w:rPr>
          <w:t xml:space="preserve">obligation to withhold. Vendor will provide to </w:t>
        </w:r>
      </w:ins>
      <w:ins w:id="177" w:author="Stankova-Bogoeva, Desislava" w:date="2022-01-21T19:01:00Z">
        <w:r w:rsidR="00120758">
          <w:rPr>
            <w:sz w:val="24"/>
            <w:szCs w:val="24"/>
          </w:rPr>
          <w:t>Distributor</w:t>
        </w:r>
        <w:r w:rsidR="00120758" w:rsidRPr="00544909">
          <w:rPr>
            <w:sz w:val="24"/>
            <w:szCs w:val="24"/>
          </w:rPr>
          <w:t xml:space="preserve"> </w:t>
        </w:r>
      </w:ins>
      <w:ins w:id="178" w:author="Stankova-Bogoeva, Desislava" w:date="2022-01-21T19:00:00Z">
        <w:r w:rsidR="00544909" w:rsidRPr="00544909">
          <w:rPr>
            <w:sz w:val="24"/>
            <w:szCs w:val="24"/>
          </w:rPr>
          <w:t>the required certificate proving its country of residence to determine the applicable tax rate.</w:t>
        </w:r>
      </w:ins>
      <w:ins w:id="179" w:author="Stankova-Bogoeva, Desislava" w:date="2022-01-21T19:01:00Z">
        <w:r w:rsidR="00120758">
          <w:rPr>
            <w:sz w:val="24"/>
            <w:szCs w:val="24"/>
          </w:rPr>
          <w:t xml:space="preserve"> </w:t>
        </w:r>
      </w:ins>
      <w:r>
        <w:rPr>
          <w:sz w:val="24"/>
          <w:szCs w:val="24"/>
        </w:rPr>
        <w:t xml:space="preserve">In the event Fees are not paid within </w:t>
      </w:r>
      <w:del w:id="180" w:author="Stankova-Bogoeva, Desislava" w:date="2022-03-08T15:35:00Z">
        <w:r w:rsidDel="00F60D22">
          <w:rPr>
            <w:sz w:val="24"/>
            <w:szCs w:val="24"/>
          </w:rPr>
          <w:delText xml:space="preserve">thirty </w:delText>
        </w:r>
      </w:del>
      <w:ins w:id="181" w:author="Stankova-Bogoeva, Desislava" w:date="2022-03-08T15:35:00Z">
        <w:r w:rsidR="00F60D22">
          <w:rPr>
            <w:sz w:val="24"/>
            <w:szCs w:val="24"/>
          </w:rPr>
          <w:t xml:space="preserve">sixty </w:t>
        </w:r>
      </w:ins>
      <w:r>
        <w:rPr>
          <w:sz w:val="24"/>
          <w:szCs w:val="24"/>
        </w:rPr>
        <w:t>(30) days</w:t>
      </w:r>
      <w:ins w:id="182" w:author="Stankova-Bogoeva, Desislava" w:date="2022-01-21T19:00:00Z">
        <w:r w:rsidR="00544909">
          <w:rPr>
            <w:sz w:val="24"/>
            <w:szCs w:val="24"/>
          </w:rPr>
          <w:t xml:space="preserve"> after the due date</w:t>
        </w:r>
      </w:ins>
      <w:r>
        <w:rPr>
          <w:sz w:val="24"/>
          <w:szCs w:val="24"/>
        </w:rPr>
        <w:t xml:space="preserve">, Vendor shall have the right to </w:t>
      </w:r>
      <w:ins w:id="183" w:author="Stankova-Bogoeva, Desislava" w:date="2022-03-08T15:35:00Z">
        <w:r w:rsidR="00F60D22">
          <w:rPr>
            <w:sz w:val="24"/>
            <w:szCs w:val="24"/>
          </w:rPr>
          <w:t xml:space="preserve">put Distributor on </w:t>
        </w:r>
        <w:r w:rsidR="00F60D22" w:rsidRPr="00F60D22">
          <w:rPr>
            <w:sz w:val="24"/>
            <w:szCs w:val="24"/>
          </w:rPr>
          <w:t>hold for processing any new orders</w:t>
        </w:r>
        <w:r w:rsidR="0016765A">
          <w:rPr>
            <w:sz w:val="24"/>
            <w:szCs w:val="24"/>
          </w:rPr>
          <w:t xml:space="preserve"> </w:t>
        </w:r>
      </w:ins>
      <w:del w:id="184" w:author="Stankova-Bogoeva, Desislava" w:date="2022-03-08T15:35:00Z">
        <w:r w:rsidDel="00F60D22">
          <w:rPr>
            <w:sz w:val="24"/>
            <w:szCs w:val="24"/>
          </w:rPr>
          <w:delText>temporarily suspend access to the Vendor Services to such Clients that have failed to pay, or for whom DISTRIBUTOR has not paid such invoice</w:delText>
        </w:r>
        <w:r w:rsidDel="0016765A">
          <w:rPr>
            <w:sz w:val="24"/>
            <w:szCs w:val="24"/>
          </w:rPr>
          <w:delText xml:space="preserve">, and DISTRIBUTOR shall be </w:delText>
        </w:r>
      </w:del>
      <w:r>
        <w:rPr>
          <w:sz w:val="24"/>
          <w:szCs w:val="24"/>
        </w:rPr>
        <w:t>suspend</w:t>
      </w:r>
      <w:ins w:id="185" w:author="Stankova-Bogoeva, Desislava" w:date="2022-03-08T15:35:00Z">
        <w:r w:rsidR="0016765A">
          <w:rPr>
            <w:sz w:val="24"/>
            <w:szCs w:val="24"/>
          </w:rPr>
          <w:t xml:space="preserve"> Distributor </w:t>
        </w:r>
      </w:ins>
      <w:del w:id="186" w:author="Stankova-Bogoeva, Desislava" w:date="2022-03-08T15:35:00Z">
        <w:r w:rsidDel="0016765A">
          <w:rPr>
            <w:sz w:val="24"/>
            <w:szCs w:val="24"/>
          </w:rPr>
          <w:delText>ed</w:delText>
        </w:r>
      </w:del>
      <w:r>
        <w:rPr>
          <w:sz w:val="24"/>
          <w:szCs w:val="24"/>
        </w:rPr>
        <w:t xml:space="preserve"> from reselling to any other Clients, or potential Clients until all fees have been paid.</w:t>
      </w:r>
    </w:p>
    <w:p w14:paraId="00000060" w14:textId="77777777" w:rsidR="00F454AC" w:rsidRDefault="00F454AC">
      <w:pPr>
        <w:jc w:val="both"/>
        <w:rPr>
          <w:sz w:val="24"/>
          <w:szCs w:val="24"/>
        </w:rPr>
      </w:pPr>
    </w:p>
    <w:p w14:paraId="00000061" w14:textId="31CAF65A" w:rsidR="00F454AC" w:rsidRDefault="00C374C5">
      <w:pPr>
        <w:numPr>
          <w:ilvl w:val="0"/>
          <w:numId w:val="2"/>
        </w:numPr>
        <w:jc w:val="both"/>
      </w:pPr>
      <w:r>
        <w:rPr>
          <w:sz w:val="24"/>
          <w:szCs w:val="24"/>
          <w:u w:val="single"/>
        </w:rPr>
        <w:t>GOVERNING LAW</w:t>
      </w:r>
      <w:r>
        <w:rPr>
          <w:sz w:val="24"/>
          <w:szCs w:val="24"/>
        </w:rPr>
        <w:t xml:space="preserve">.  This Agreement shall be governed by the laws of the State of Delaware, without regard to principles of conflict of laws, for all Vendor Services sold within the United States. All Vendor Service sold outside of the United States, shall be governed by the laws of England and Wales, without regard to principles of conflict of laws. </w:t>
      </w:r>
      <w:ins w:id="187" w:author="Stankova-Bogoeva, Desislava" w:date="2022-01-21T19:14:00Z">
        <w:r w:rsidR="00D14873" w:rsidRPr="00D14873">
          <w:rPr>
            <w:sz w:val="24"/>
            <w:szCs w:val="24"/>
          </w:rPr>
          <w:t xml:space="preserve">The competent courts shall be the courts of England and Wales. </w:t>
        </w:r>
      </w:ins>
      <w:del w:id="188" w:author="Stankova-Bogoeva, Desislava" w:date="2022-01-21T19:14:00Z">
        <w:r w:rsidDel="00D14873">
          <w:rPr>
            <w:sz w:val="24"/>
            <w:szCs w:val="24"/>
          </w:rPr>
          <w:delText xml:space="preserve"> </w:delText>
        </w:r>
      </w:del>
    </w:p>
    <w:p w14:paraId="00000062" w14:textId="77777777" w:rsidR="00F454AC" w:rsidRDefault="00F454AC">
      <w:pPr>
        <w:ind w:firstLine="720"/>
        <w:jc w:val="both"/>
        <w:rPr>
          <w:sz w:val="24"/>
          <w:szCs w:val="24"/>
        </w:rPr>
      </w:pPr>
    </w:p>
    <w:p w14:paraId="00000063" w14:textId="77777777" w:rsidR="00F454AC" w:rsidRDefault="00C374C5">
      <w:pPr>
        <w:numPr>
          <w:ilvl w:val="0"/>
          <w:numId w:val="2"/>
        </w:numPr>
        <w:jc w:val="both"/>
      </w:pPr>
      <w:r>
        <w:rPr>
          <w:sz w:val="24"/>
          <w:szCs w:val="24"/>
          <w:u w:val="single"/>
        </w:rPr>
        <w:t>SEVERABILITY</w:t>
      </w:r>
      <w:r>
        <w:rPr>
          <w:sz w:val="24"/>
          <w:szCs w:val="24"/>
        </w:rPr>
        <w:t>.  This Agreement is intended to be severable.  Should any part or provision of this Agreement be found to be unenforceable or invalid for any reason, the remaining parts and provisions will remain in effect, and a court shall construe any unenforceable or invalid provision in a manner that most closely reflects the intent of the original language.</w:t>
      </w:r>
    </w:p>
    <w:p w14:paraId="00000064" w14:textId="77777777" w:rsidR="00F454AC" w:rsidRDefault="00F454AC">
      <w:pPr>
        <w:ind w:left="720"/>
        <w:jc w:val="both"/>
        <w:rPr>
          <w:sz w:val="24"/>
          <w:szCs w:val="24"/>
        </w:rPr>
      </w:pPr>
    </w:p>
    <w:p w14:paraId="00000065" w14:textId="62DE7162" w:rsidR="00F454AC" w:rsidRDefault="00C374C5" w:rsidP="00F44101">
      <w:pPr>
        <w:numPr>
          <w:ilvl w:val="0"/>
          <w:numId w:val="2"/>
        </w:numPr>
        <w:jc w:val="both"/>
      </w:pPr>
      <w:r w:rsidRPr="00F44101">
        <w:rPr>
          <w:sz w:val="24"/>
          <w:szCs w:val="24"/>
          <w:u w:val="single"/>
        </w:rPr>
        <w:t>WARRANTIES</w:t>
      </w:r>
      <w:r w:rsidRPr="00F44101">
        <w:rPr>
          <w:sz w:val="24"/>
          <w:szCs w:val="24"/>
        </w:rPr>
        <w:t>. Each party represents and warrants that (</w:t>
      </w:r>
      <w:proofErr w:type="spellStart"/>
      <w:r w:rsidRPr="00F44101">
        <w:rPr>
          <w:sz w:val="24"/>
          <w:szCs w:val="24"/>
        </w:rPr>
        <w:t>i</w:t>
      </w:r>
      <w:proofErr w:type="spellEnd"/>
      <w:r w:rsidRPr="00F44101">
        <w:rPr>
          <w:sz w:val="24"/>
          <w:szCs w:val="24"/>
        </w:rPr>
        <w:t>) it has full legal authority to enter into and perform under this Agreement; and (ii) it will not by virtue of entering into this Agreement be in violation of any material term of its organizational documents, or any term or provision of a material contract, agreement, instrument, judgment or decree to which it is a party or by which it is bound; and (iii) it shall comply with all applicable laws in its performance hereunder.</w:t>
      </w:r>
      <w:ins w:id="189" w:author="Stankova-Bogoeva, Desislava" w:date="2022-01-21T19:02:00Z">
        <w:r w:rsidR="00F44101" w:rsidRPr="00F44101">
          <w:rPr>
            <w:sz w:val="24"/>
            <w:szCs w:val="24"/>
          </w:rPr>
          <w:t xml:space="preserve"> Vendor further </w:t>
        </w:r>
      </w:ins>
      <w:ins w:id="190" w:author="Stankova-Bogoeva, Desislava" w:date="2022-01-21T19:03:00Z">
        <w:r w:rsidR="00F44101" w:rsidRPr="00F44101">
          <w:rPr>
            <w:sz w:val="24"/>
            <w:szCs w:val="24"/>
          </w:rPr>
          <w:t>warrants that: the Vendor Services will perform in accordance with Vendor’s specifications and documentation; Vendor Services do not contain virus, disabling device(s) or harmful code;</w:t>
        </w:r>
      </w:ins>
      <w:ins w:id="191" w:author="Stankova-Bogoeva, Desislava" w:date="2022-01-21T19:04:00Z">
        <w:r w:rsidR="00F44101" w:rsidRPr="00F44101">
          <w:rPr>
            <w:sz w:val="24"/>
            <w:szCs w:val="24"/>
          </w:rPr>
          <w:t xml:space="preserve"> Vendor Services</w:t>
        </w:r>
      </w:ins>
      <w:ins w:id="192" w:author="Stankova-Bogoeva, Desislava" w:date="2022-01-21T19:03:00Z">
        <w:r w:rsidR="00F44101" w:rsidRPr="00F44101">
          <w:rPr>
            <w:sz w:val="24"/>
            <w:szCs w:val="24"/>
          </w:rPr>
          <w:t xml:space="preserve"> comply with all applicable technical standards, directives, regulations and legislation in the Territory</w:t>
        </w:r>
      </w:ins>
      <w:ins w:id="193" w:author="Stankova-Bogoeva, Desislava" w:date="2022-01-21T19:04:00Z">
        <w:r w:rsidR="00F44101" w:rsidRPr="00F44101">
          <w:rPr>
            <w:sz w:val="24"/>
            <w:szCs w:val="24"/>
          </w:rPr>
          <w:t xml:space="preserve">; </w:t>
        </w:r>
      </w:ins>
      <w:ins w:id="194" w:author="Stankova-Bogoeva, Desislava" w:date="2022-01-21T19:05:00Z">
        <w:r w:rsidR="00F44101">
          <w:rPr>
            <w:sz w:val="24"/>
            <w:szCs w:val="24"/>
          </w:rPr>
          <w:t xml:space="preserve">and </w:t>
        </w:r>
      </w:ins>
      <w:ins w:id="195" w:author="Stankova-Bogoeva, Desislava" w:date="2022-01-21T19:04:00Z">
        <w:r w:rsidR="00F44101" w:rsidRPr="00F44101">
          <w:rPr>
            <w:sz w:val="24"/>
            <w:szCs w:val="24"/>
          </w:rPr>
          <w:t xml:space="preserve">Vendor Services </w:t>
        </w:r>
      </w:ins>
      <w:ins w:id="196" w:author="Stankova-Bogoeva, Desislava" w:date="2022-01-21T19:03:00Z">
        <w:r w:rsidR="00F44101" w:rsidRPr="00F44101">
          <w:rPr>
            <w:sz w:val="24"/>
            <w:szCs w:val="24"/>
          </w:rPr>
          <w:t xml:space="preserve">sales to and further </w:t>
        </w:r>
        <w:r w:rsidR="00F44101" w:rsidRPr="00F44101">
          <w:rPr>
            <w:sz w:val="24"/>
            <w:szCs w:val="24"/>
          </w:rPr>
          <w:lastRenderedPageBreak/>
          <w:t xml:space="preserve">resale by </w:t>
        </w:r>
      </w:ins>
      <w:ins w:id="197" w:author="Stankova-Bogoeva, Desislava" w:date="2022-01-21T19:04:00Z">
        <w:r w:rsidR="00F44101" w:rsidRPr="00F44101">
          <w:rPr>
            <w:sz w:val="24"/>
            <w:szCs w:val="24"/>
          </w:rPr>
          <w:t>Distributor</w:t>
        </w:r>
      </w:ins>
      <w:ins w:id="198" w:author="Stankova-Bogoeva, Desislava" w:date="2022-01-21T19:03:00Z">
        <w:r w:rsidR="00F44101" w:rsidRPr="00F44101">
          <w:rPr>
            <w:sz w:val="24"/>
            <w:szCs w:val="24"/>
          </w:rPr>
          <w:t xml:space="preserve"> do not in any way constitute violations of any applicable law, ordinance, rule or regulation.</w:t>
        </w:r>
      </w:ins>
      <w:r w:rsidRPr="00F44101">
        <w:rPr>
          <w:sz w:val="24"/>
          <w:szCs w:val="24"/>
        </w:rPr>
        <w:t xml:space="preserve"> EXCEPT FOR THE EXPRESS WARRANTIES, REPRESENTATIONS AND CONDITIONS MADE IN THIS AGREEMENT,</w:t>
      </w:r>
      <w:r w:rsidRPr="00F44101">
        <w:rPr>
          <w:b/>
          <w:sz w:val="24"/>
          <w:szCs w:val="24"/>
        </w:rPr>
        <w:t xml:space="preserve"> </w:t>
      </w:r>
      <w:r w:rsidRPr="00F44101">
        <w:rPr>
          <w:sz w:val="24"/>
          <w:szCs w:val="24"/>
        </w:rPr>
        <w:t xml:space="preserve">VENDOR DISCLAIMS ALL OTHER WARRANTIES, REPRESENTATIONS AND CONDITIONS, WHETHER WRITTEN, ORAL, EXPRESS, IMPLIED, OR STATUTORY, INCLUDING, WITHOUT LIMITATION, THE IMPLIED WARRANTIES OF MERCHANTABILITY, TITLE, NON-INFRINGEMENT, AND FITNESS FOR A PARTICULAR PURPOSE.  </w:t>
      </w:r>
      <w:del w:id="199" w:author="Stankova-Bogoeva, Desislava" w:date="2022-01-21T19:02:00Z">
        <w:r w:rsidRPr="00F44101" w:rsidDel="00F44101">
          <w:rPr>
            <w:sz w:val="24"/>
            <w:szCs w:val="24"/>
          </w:rPr>
          <w:delText xml:space="preserve">COMPANY </w:delText>
        </w:r>
      </w:del>
      <w:ins w:id="200" w:author="Stankova-Bogoeva, Desislava" w:date="2022-01-21T19:02:00Z">
        <w:r w:rsidR="00F44101" w:rsidRPr="00F44101">
          <w:rPr>
            <w:sz w:val="24"/>
            <w:szCs w:val="24"/>
          </w:rPr>
          <w:t xml:space="preserve">VENDOR </w:t>
        </w:r>
      </w:ins>
      <w:r w:rsidRPr="00F44101">
        <w:rPr>
          <w:sz w:val="24"/>
          <w:szCs w:val="24"/>
        </w:rPr>
        <w:t xml:space="preserve">DOES NOT WARRANT THAT THE VENDOR SERVICES WILL BE UNINTERRUPTED OR BE ERROR-FREE. </w:t>
      </w:r>
    </w:p>
    <w:p w14:paraId="00000066" w14:textId="77777777" w:rsidR="00F454AC" w:rsidRDefault="00F454AC">
      <w:pPr>
        <w:jc w:val="both"/>
        <w:rPr>
          <w:sz w:val="24"/>
          <w:szCs w:val="24"/>
        </w:rPr>
      </w:pPr>
    </w:p>
    <w:p w14:paraId="00000067" w14:textId="77777777" w:rsidR="00F454AC" w:rsidRDefault="00F454AC">
      <w:pPr>
        <w:jc w:val="both"/>
        <w:rPr>
          <w:sz w:val="24"/>
          <w:szCs w:val="24"/>
        </w:rPr>
      </w:pPr>
    </w:p>
    <w:p w14:paraId="00000068" w14:textId="77777777" w:rsidR="00F454AC" w:rsidRDefault="00C374C5">
      <w:pPr>
        <w:numPr>
          <w:ilvl w:val="0"/>
          <w:numId w:val="2"/>
        </w:numPr>
        <w:jc w:val="both"/>
      </w:pPr>
      <w:r>
        <w:rPr>
          <w:sz w:val="24"/>
          <w:szCs w:val="24"/>
          <w:u w:val="single"/>
        </w:rPr>
        <w:t>LIMITATION OF LIABILITY</w:t>
      </w:r>
      <w:r>
        <w:rPr>
          <w:sz w:val="24"/>
          <w:szCs w:val="24"/>
        </w:rPr>
        <w:t>.</w:t>
      </w:r>
    </w:p>
    <w:p w14:paraId="00000069" w14:textId="77777777" w:rsidR="00F454AC" w:rsidRDefault="00F454AC">
      <w:pPr>
        <w:jc w:val="both"/>
        <w:rPr>
          <w:sz w:val="24"/>
          <w:szCs w:val="24"/>
        </w:rPr>
      </w:pPr>
    </w:p>
    <w:sdt>
      <w:sdtPr>
        <w:tag w:val="goog_rdk_1"/>
        <w:id w:val="-1752501237"/>
      </w:sdtPr>
      <w:sdtContent>
        <w:p w14:paraId="0000006A" w14:textId="44A5A8DA" w:rsidR="00F454AC" w:rsidRPr="009A676C" w:rsidRDefault="00C374C5">
          <w:pPr>
            <w:jc w:val="both"/>
            <w:rPr>
              <w:sz w:val="24"/>
              <w:szCs w:val="24"/>
            </w:rPr>
          </w:pPr>
          <w:r>
            <w:rPr>
              <w:sz w:val="24"/>
              <w:szCs w:val="24"/>
            </w:rPr>
            <w:tab/>
          </w:r>
          <w:r>
            <w:rPr>
              <w:sz w:val="24"/>
              <w:szCs w:val="24"/>
            </w:rPr>
            <w:tab/>
            <w:t>a.</w:t>
          </w:r>
          <w:r>
            <w:rPr>
              <w:sz w:val="24"/>
              <w:szCs w:val="24"/>
            </w:rPr>
            <w:tab/>
          </w:r>
          <w:sdt>
            <w:sdtPr>
              <w:tag w:val="goog_rdk_0"/>
              <w:id w:val="661437046"/>
            </w:sdtPr>
            <w:sdtContent>
              <w:r w:rsidRPr="009A676C">
                <w:rPr>
                  <w:sz w:val="24"/>
                  <w:szCs w:val="24"/>
                </w:rPr>
                <w:t>ANY OBLIGATION OR LIABILITY OF EITHER PARTY UNDER THIS AGREEMENT SHALL BE LIMITED TO AN AMOUNT EQUAL TO THE TOTAL AMOUNT PAID</w:t>
              </w:r>
              <w:ins w:id="201" w:author="Stankova-Bogoeva, Desislava" w:date="2022-01-21T19:05:00Z">
                <w:r w:rsidR="009A676C">
                  <w:rPr>
                    <w:sz w:val="24"/>
                    <w:szCs w:val="24"/>
                  </w:rPr>
                  <w:t xml:space="preserve"> OR PAYABLE</w:t>
                </w:r>
              </w:ins>
              <w:r w:rsidRPr="009A676C">
                <w:rPr>
                  <w:sz w:val="24"/>
                  <w:szCs w:val="24"/>
                </w:rPr>
                <w:t xml:space="preserve"> TO VENDOR FOR VENDOR SERVICES SUBSCRIPTIONS IN THE TWELVE-MONTH PERIOD PRECEDING ANY CLAIM OR ACTION, REGARDLESS OF THE FORM OR THEORY OF THE CLAIM OR ACTION.  </w:t>
              </w:r>
            </w:sdtContent>
          </w:sdt>
        </w:p>
      </w:sdtContent>
    </w:sdt>
    <w:sdt>
      <w:sdtPr>
        <w:tag w:val="goog_rdk_3"/>
        <w:id w:val="-893501560"/>
      </w:sdtPr>
      <w:sdtContent>
        <w:p w14:paraId="0000006B" w14:textId="77777777" w:rsidR="00F454AC" w:rsidRPr="009A676C" w:rsidRDefault="00000000">
          <w:pPr>
            <w:jc w:val="both"/>
            <w:rPr>
              <w:sz w:val="24"/>
              <w:szCs w:val="24"/>
            </w:rPr>
          </w:pPr>
          <w:sdt>
            <w:sdtPr>
              <w:tag w:val="goog_rdk_2"/>
              <w:id w:val="-1180036822"/>
            </w:sdtPr>
            <w:sdtContent/>
          </w:sdt>
        </w:p>
      </w:sdtContent>
    </w:sdt>
    <w:sdt>
      <w:sdtPr>
        <w:tag w:val="goog_rdk_5"/>
        <w:id w:val="2121644054"/>
      </w:sdtPr>
      <w:sdtContent>
        <w:p w14:paraId="0000006C" w14:textId="2F281003" w:rsidR="00F454AC" w:rsidRPr="00F454AC" w:rsidRDefault="00000000">
          <w:pPr>
            <w:jc w:val="both"/>
            <w:rPr>
              <w:sz w:val="24"/>
              <w:szCs w:val="24"/>
              <w:rPrChange w:id="202" w:author="Cole Groom" w:date="2022-01-17T15:26:00Z">
                <w:rPr>
                  <w:sz w:val="24"/>
                  <w:szCs w:val="24"/>
                  <w:highlight w:val="green"/>
                </w:rPr>
              </w:rPrChange>
            </w:rPr>
          </w:pPr>
          <w:sdt>
            <w:sdtPr>
              <w:tag w:val="goog_rdk_4"/>
              <w:id w:val="-1720976708"/>
            </w:sdtPr>
            <w:sdtContent>
              <w:r w:rsidR="00C374C5" w:rsidRPr="009A676C">
                <w:rPr>
                  <w:sz w:val="24"/>
                  <w:szCs w:val="24"/>
                </w:rPr>
                <w:tab/>
              </w:r>
              <w:r w:rsidR="00C374C5" w:rsidRPr="009A676C">
                <w:rPr>
                  <w:sz w:val="24"/>
                  <w:szCs w:val="24"/>
                </w:rPr>
                <w:tab/>
                <w:t>b.</w:t>
              </w:r>
              <w:r w:rsidR="00C374C5" w:rsidRPr="009A676C">
                <w:rPr>
                  <w:sz w:val="24"/>
                  <w:szCs w:val="24"/>
                </w:rPr>
                <w:tab/>
              </w:r>
              <w:del w:id="203" w:author="Stankova-Bogoeva, Desislava" w:date="2022-01-21T19:05:00Z">
                <w:r w:rsidR="00C374C5" w:rsidRPr="009A676C" w:rsidDel="009A676C">
                  <w:rPr>
                    <w:sz w:val="24"/>
                    <w:szCs w:val="24"/>
                  </w:rPr>
                  <w:delText xml:space="preserve">FOR ANY RESELLING OF THE VENDOR SERVICES WITHIN THE UNITED STATES, </w:delText>
                </w:r>
              </w:del>
              <w:del w:id="204" w:author="Stankova-Bogoeva, Desislava" w:date="2022-01-21T19:06:00Z">
                <w:r w:rsidR="00C374C5" w:rsidRPr="009A676C" w:rsidDel="009A676C">
                  <w:rPr>
                    <w:sz w:val="24"/>
                    <w:szCs w:val="24"/>
                  </w:rPr>
                  <w:delText xml:space="preserve">EACH PARTY </w:delText>
                </w:r>
              </w:del>
              <w:del w:id="205" w:author="Stankova-Bogoeva, Desislava" w:date="2022-01-21T19:05:00Z">
                <w:r w:rsidR="00C374C5" w:rsidRPr="009A676C" w:rsidDel="009A676C">
                  <w:rPr>
                    <w:sz w:val="24"/>
                    <w:szCs w:val="24"/>
                  </w:rPr>
                  <w:delText xml:space="preserve">AND ITS SUPPLIERS </w:delText>
                </w:r>
              </w:del>
              <w:del w:id="206" w:author="Stankova-Bogoeva, Desislava" w:date="2022-01-21T19:06:00Z">
                <w:r w:rsidR="00C374C5" w:rsidRPr="009A676C" w:rsidDel="009A676C">
                  <w:rPr>
                    <w:sz w:val="24"/>
                    <w:szCs w:val="24"/>
                  </w:rPr>
                  <w:delText xml:space="preserve">SHALL NOT BE LIABLE TO THE OTHER PARTY FOR ANY INDIRECT, SPECIAL, EXEMPLARY, PUNITIVE, INCIDENTAL OR CONSEQUENTIAL DAMAGES ARISING OUT OF OR RELATED TO THIS AGREEMENT OR THE USE OR INABILITY TO USE THE </w:delText>
                </w:r>
              </w:del>
              <w:del w:id="207" w:author="Stankova-Bogoeva, Desislava" w:date="2022-01-21T19:05:00Z">
                <w:r w:rsidR="00C374C5" w:rsidRPr="009A676C" w:rsidDel="009A676C">
                  <w:rPr>
                    <w:sz w:val="24"/>
                    <w:szCs w:val="24"/>
                  </w:rPr>
                  <w:delText xml:space="preserve">SAAS </w:delText>
                </w:r>
              </w:del>
              <w:del w:id="208" w:author="Stankova-Bogoeva, Desislava" w:date="2022-01-21T19:06:00Z">
                <w:r w:rsidR="00C374C5" w:rsidRPr="009A676C" w:rsidDel="009A676C">
                  <w:rPr>
                    <w:sz w:val="24"/>
                    <w:szCs w:val="24"/>
                  </w:rPr>
                  <w:delText>SERVICES (INCLUDING, WITHOUT LIMITATION, COSTS OF DELAY, LOSS OF DATA, RECORDS OR INFORMATION, AND ANY FAILURE OF DELIVERY OF THE SERVICE), EVEN IF THE OTHER PARTY HAS BEEN NOTIFIED OF THE LIKELIHOOD OF SUCH DAMAGES.</w:delText>
                </w:r>
              </w:del>
              <w:r w:rsidR="00C374C5" w:rsidRPr="009A676C">
                <w:rPr>
                  <w:sz w:val="24"/>
                  <w:szCs w:val="24"/>
                </w:rPr>
                <w:br/>
              </w:r>
              <w:r w:rsidR="00C374C5" w:rsidRPr="009A676C">
                <w:rPr>
                  <w:sz w:val="24"/>
                  <w:szCs w:val="24"/>
                </w:rPr>
                <w:br/>
              </w:r>
              <w:r w:rsidR="00C374C5" w:rsidRPr="009A676C">
                <w:rPr>
                  <w:sz w:val="24"/>
                  <w:szCs w:val="24"/>
                </w:rPr>
                <w:tab/>
              </w:r>
              <w:r w:rsidR="00C374C5" w:rsidRPr="009A676C">
                <w:rPr>
                  <w:sz w:val="24"/>
                  <w:szCs w:val="24"/>
                </w:rPr>
                <w:tab/>
                <w:t xml:space="preserve">c. </w:t>
              </w:r>
              <w:r w:rsidR="00C374C5" w:rsidRPr="009A676C">
                <w:rPr>
                  <w:sz w:val="24"/>
                  <w:szCs w:val="24"/>
                </w:rPr>
                <w:tab/>
              </w:r>
              <w:del w:id="209" w:author="Stankova-Bogoeva, Desislava" w:date="2022-01-21T19:06:00Z">
                <w:r w:rsidR="00C374C5" w:rsidRPr="009A676C" w:rsidDel="009A676C">
                  <w:rPr>
                    <w:sz w:val="24"/>
                    <w:szCs w:val="24"/>
                  </w:rPr>
                  <w:delText xml:space="preserve">FOR ANY RESELLING OF THE VENDOR SERVICES OUTSIDE OF THE UNITED STATES </w:delText>
                </w:r>
              </w:del>
              <w:r w:rsidR="00C374C5" w:rsidRPr="009A676C">
                <w:rPr>
                  <w:sz w:val="24"/>
                  <w:szCs w:val="24"/>
                </w:rPr>
                <w:t xml:space="preserve">NOTHING IN THIS AGREEMENT SHALL LIMIT OR EXCLUDE EITHER PARTY'S LIABILITY FOR (A) DEATH OR PERSONAL INJURY CAUSED BY ITS NEGLIGENCE, (B) FRAUD OR FRAUDULENT MISREPRESENTATION, OR (C) ANY OTHER LIABILITY WHICH CANNOT BE LIMITED OR EXCLUDED BY APPLICABLE LAW. SUBJECT TO THE PRECEDING SENTENCE, EACH PARTY </w:t>
              </w:r>
              <w:del w:id="210" w:author="Stankova-Bogoeva, Desislava" w:date="2022-01-21T19:06:00Z">
                <w:r w:rsidR="00C374C5" w:rsidRPr="009A676C" w:rsidDel="009A676C">
                  <w:rPr>
                    <w:sz w:val="24"/>
                    <w:szCs w:val="24"/>
                  </w:rPr>
                  <w:delText xml:space="preserve">AND ITS SUPPLIERS </w:delText>
                </w:r>
              </w:del>
              <w:r w:rsidR="00C374C5" w:rsidRPr="009A676C">
                <w:rPr>
                  <w:sz w:val="24"/>
                  <w:szCs w:val="24"/>
                </w:rPr>
                <w:t xml:space="preserve">SHALL NOT BE LIABLE TO THE OTHER PARTY FOR ANY INDIRECT, SPECIAL, EXEMPLARY, PUNITIVE, INCIDENTAL OR CONSEQUENTIAL DAMAGES ARISING OUT OF OR RELATED TO THIS AGREEMENT OR THE USE OR INABILITY TO USE THE </w:t>
              </w:r>
              <w:del w:id="211" w:author="Stankova-Bogoeva, Desislava" w:date="2022-01-21T19:06:00Z">
                <w:r w:rsidR="00C374C5" w:rsidRPr="009A676C" w:rsidDel="009A676C">
                  <w:rPr>
                    <w:sz w:val="24"/>
                    <w:szCs w:val="24"/>
                  </w:rPr>
                  <w:delText xml:space="preserve">SAAS </w:delText>
                </w:r>
              </w:del>
              <w:ins w:id="212" w:author="Stankova-Bogoeva, Desislava" w:date="2022-01-21T19:06:00Z">
                <w:r w:rsidR="009A676C">
                  <w:rPr>
                    <w:sz w:val="24"/>
                    <w:szCs w:val="24"/>
                  </w:rPr>
                  <w:t>VENDOR</w:t>
                </w:r>
                <w:r w:rsidR="009A676C" w:rsidRPr="009A676C">
                  <w:rPr>
                    <w:sz w:val="24"/>
                    <w:szCs w:val="24"/>
                  </w:rPr>
                  <w:t xml:space="preserve"> </w:t>
                </w:r>
              </w:ins>
              <w:r w:rsidR="00C374C5" w:rsidRPr="009A676C">
                <w:rPr>
                  <w:sz w:val="24"/>
                  <w:szCs w:val="24"/>
                </w:rPr>
                <w:t>SERVICES (INCLUDING, WITHOUT LIMITATION, COSTS OF DELAY, LOSS OF DATA, RECORDS OR INFORMATION, AND ANY FAILURE OF DELIVERY OF THE SERVICE), EVEN IF THE OTHER PARTY HAS BEEN NOTIFIED OF THE LIKELIHOOD OF SUCH DAMAGES.</w:t>
              </w:r>
            </w:sdtContent>
          </w:sdt>
        </w:p>
      </w:sdtContent>
    </w:sdt>
    <w:sdt>
      <w:sdtPr>
        <w:tag w:val="goog_rdk_7"/>
        <w:id w:val="-996347274"/>
      </w:sdtPr>
      <w:sdtContent>
        <w:p w14:paraId="0000006D" w14:textId="77777777" w:rsidR="00F454AC" w:rsidRPr="00F454AC" w:rsidRDefault="00000000">
          <w:pPr>
            <w:jc w:val="both"/>
            <w:rPr>
              <w:sz w:val="24"/>
              <w:szCs w:val="24"/>
              <w:rPrChange w:id="213" w:author="Cole Groom" w:date="2022-01-17T15:26:00Z">
                <w:rPr>
                  <w:sz w:val="24"/>
                  <w:szCs w:val="24"/>
                  <w:highlight w:val="green"/>
                </w:rPr>
              </w:rPrChange>
            </w:rPr>
          </w:pPr>
          <w:sdt>
            <w:sdtPr>
              <w:tag w:val="goog_rdk_6"/>
              <w:id w:val="-1808860562"/>
            </w:sdtPr>
            <w:sdtContent/>
          </w:sdt>
        </w:p>
      </w:sdtContent>
    </w:sdt>
    <w:sdt>
      <w:sdtPr>
        <w:tag w:val="goog_rdk_17"/>
        <w:id w:val="636537046"/>
      </w:sdtPr>
      <w:sdtContent>
        <w:p w14:paraId="0000006E" w14:textId="52F501DC" w:rsidR="00F454AC" w:rsidRPr="00F454AC" w:rsidRDefault="00000000">
          <w:pPr>
            <w:ind w:firstLine="1440"/>
            <w:rPr>
              <w:sz w:val="24"/>
              <w:szCs w:val="24"/>
              <w:rPrChange w:id="214" w:author="Cole Groom" w:date="2022-01-17T15:26:00Z">
                <w:rPr>
                  <w:sz w:val="24"/>
                  <w:szCs w:val="24"/>
                  <w:highlight w:val="green"/>
                </w:rPr>
              </w:rPrChange>
            </w:rPr>
            <w:pPrChange w:id="215" w:author="Stankova-Bogoeva, Desislava" w:date="2022-01-21T19:24:00Z">
              <w:pPr>
                <w:ind w:firstLine="1440"/>
                <w:jc w:val="both"/>
              </w:pPr>
            </w:pPrChange>
          </w:pPr>
          <w:sdt>
            <w:sdtPr>
              <w:tag w:val="goog_rdk_8"/>
              <w:id w:val="363728399"/>
            </w:sdtPr>
            <w:sdtContent>
              <w:r w:rsidR="00C374C5">
                <w:rPr>
                  <w:sz w:val="24"/>
                  <w:szCs w:val="24"/>
                  <w:rPrChange w:id="216" w:author="Cole Groom" w:date="2022-01-17T15:26:00Z">
                    <w:rPr>
                      <w:sz w:val="24"/>
                      <w:szCs w:val="24"/>
                      <w:highlight w:val="green"/>
                    </w:rPr>
                  </w:rPrChange>
                </w:rPr>
                <w:t xml:space="preserve">d. </w:t>
              </w:r>
              <w:r w:rsidR="00C374C5">
                <w:rPr>
                  <w:sz w:val="24"/>
                  <w:szCs w:val="24"/>
                  <w:rPrChange w:id="217" w:author="Cole Groom" w:date="2022-01-17T15:26:00Z">
                    <w:rPr>
                      <w:sz w:val="24"/>
                      <w:szCs w:val="24"/>
                      <w:highlight w:val="green"/>
                    </w:rPr>
                  </w:rPrChange>
                </w:rPr>
                <w:tab/>
              </w:r>
            </w:sdtContent>
          </w:sdt>
          <w:sdt>
            <w:sdtPr>
              <w:tag w:val="goog_rdk_9"/>
              <w:id w:val="-1373609620"/>
            </w:sdtPr>
            <w:sdtContent>
              <w:r w:rsidR="00C374C5">
                <w:rPr>
                  <w:color w:val="000000"/>
                  <w:sz w:val="24"/>
                  <w:szCs w:val="24"/>
                  <w:rPrChange w:id="218" w:author="Cole Groom" w:date="2022-01-17T15:26:00Z">
                    <w:rPr>
                      <w:color w:val="000000"/>
                      <w:sz w:val="24"/>
                      <w:szCs w:val="24"/>
                      <w:highlight w:val="green"/>
                    </w:rPr>
                  </w:rPrChange>
                </w:rPr>
                <w:t>Notwithstanding the foregoing, the aforementioned limitation in Section</w:t>
              </w:r>
            </w:sdtContent>
          </w:sdt>
          <w:sdt>
            <w:sdtPr>
              <w:tag w:val="goog_rdk_10"/>
              <w:id w:val="-1046760068"/>
            </w:sdtPr>
            <w:sdtContent>
              <w:r w:rsidR="00C374C5">
                <w:rPr>
                  <w:sz w:val="24"/>
                  <w:szCs w:val="24"/>
                  <w:rPrChange w:id="219" w:author="Cole Groom" w:date="2022-01-17T15:26:00Z">
                    <w:rPr>
                      <w:sz w:val="24"/>
                      <w:szCs w:val="24"/>
                      <w:highlight w:val="green"/>
                    </w:rPr>
                  </w:rPrChange>
                </w:rPr>
                <w:t xml:space="preserve"> </w:t>
              </w:r>
            </w:sdtContent>
          </w:sdt>
          <w:sdt>
            <w:sdtPr>
              <w:tag w:val="goog_rdk_11"/>
              <w:id w:val="-926799204"/>
            </w:sdtPr>
            <w:sdtContent>
              <w:r w:rsidR="00C374C5">
                <w:rPr>
                  <w:color w:val="000000"/>
                  <w:sz w:val="24"/>
                  <w:szCs w:val="24"/>
                  <w:rPrChange w:id="220" w:author="Cole Groom" w:date="2022-01-17T15:26:00Z">
                    <w:rPr>
                      <w:color w:val="000000"/>
                      <w:sz w:val="24"/>
                      <w:szCs w:val="24"/>
                      <w:highlight w:val="green"/>
                    </w:rPr>
                  </w:rPrChange>
                </w:rPr>
                <w:t>1</w:t>
              </w:r>
            </w:sdtContent>
          </w:sdt>
          <w:sdt>
            <w:sdtPr>
              <w:tag w:val="goog_rdk_12"/>
              <w:id w:val="-451243776"/>
            </w:sdtPr>
            <w:sdtContent>
              <w:r w:rsidR="00C374C5">
                <w:rPr>
                  <w:sz w:val="24"/>
                  <w:szCs w:val="24"/>
                  <w:rPrChange w:id="221" w:author="Cole Groom" w:date="2022-01-17T15:26:00Z">
                    <w:rPr>
                      <w:sz w:val="24"/>
                      <w:szCs w:val="24"/>
                      <w:highlight w:val="green"/>
                    </w:rPr>
                  </w:rPrChange>
                </w:rPr>
                <w:t>6</w:t>
              </w:r>
            </w:sdtContent>
          </w:sdt>
          <w:sdt>
            <w:sdtPr>
              <w:rPr>
                <w:sz w:val="24"/>
                <w:szCs w:val="24"/>
              </w:rPr>
              <w:tag w:val="goog_rdk_13"/>
              <w:id w:val="-63562490"/>
            </w:sdtPr>
            <w:sdtContent>
              <w:del w:id="222" w:author="Stankova-Bogoeva, Desislava" w:date="2022-01-21T19:07:00Z">
                <w:r w:rsidR="00C374C5" w:rsidRPr="002D7BFD" w:rsidDel="009A676C">
                  <w:rPr>
                    <w:sz w:val="24"/>
                    <w:szCs w:val="24"/>
                    <w:rPrChange w:id="223" w:author="Stankova-Bogoeva, Desislava" w:date="2022-01-21T19:24:00Z">
                      <w:rPr>
                        <w:color w:val="000000"/>
                        <w:sz w:val="24"/>
                        <w:szCs w:val="24"/>
                        <w:highlight w:val="green"/>
                      </w:rPr>
                    </w:rPrChange>
                  </w:rPr>
                  <w:delText xml:space="preserve">(a) </w:delText>
                </w:r>
              </w:del>
              <w:r w:rsidR="00C374C5" w:rsidRPr="002D7BFD">
                <w:rPr>
                  <w:sz w:val="24"/>
                  <w:szCs w:val="24"/>
                  <w:rPrChange w:id="224" w:author="Stankova-Bogoeva, Desislava" w:date="2022-01-21T19:24:00Z">
                    <w:rPr>
                      <w:color w:val="000000"/>
                      <w:sz w:val="24"/>
                      <w:szCs w:val="24"/>
                      <w:highlight w:val="green"/>
                    </w:rPr>
                  </w:rPrChange>
                </w:rPr>
                <w:t xml:space="preserve">on liability shall not apply to either Party’s </w:t>
              </w:r>
            </w:sdtContent>
          </w:sdt>
          <w:sdt>
            <w:sdtPr>
              <w:rPr>
                <w:sz w:val="24"/>
                <w:szCs w:val="24"/>
              </w:rPr>
              <w:tag w:val="goog_rdk_14"/>
              <w:id w:val="-1200462512"/>
            </w:sdtPr>
            <w:sdtContent>
              <w:r w:rsidR="00C374C5">
                <w:rPr>
                  <w:sz w:val="24"/>
                  <w:szCs w:val="24"/>
                  <w:rPrChange w:id="225" w:author="Cole Groom" w:date="2022-01-17T15:26:00Z">
                    <w:rPr>
                      <w:sz w:val="24"/>
                      <w:szCs w:val="24"/>
                      <w:highlight w:val="green"/>
                    </w:rPr>
                  </w:rPrChange>
                </w:rPr>
                <w:t>indemnity obligations as set forth in Section 8</w:t>
              </w:r>
            </w:sdtContent>
          </w:sdt>
          <w:sdt>
            <w:sdtPr>
              <w:rPr>
                <w:sz w:val="24"/>
                <w:szCs w:val="24"/>
              </w:rPr>
              <w:tag w:val="goog_rdk_15"/>
              <w:id w:val="-124392756"/>
            </w:sdtPr>
            <w:sdtContent>
              <w:ins w:id="226" w:author="Stankova-Bogoeva, Desislava" w:date="2022-01-21T19:24:00Z">
                <w:r w:rsidR="002D7BFD" w:rsidRPr="002D7BFD">
                  <w:rPr>
                    <w:sz w:val="24"/>
                    <w:szCs w:val="24"/>
                    <w:rPrChange w:id="227" w:author="Stankova-Bogoeva, Desislava" w:date="2022-01-21T19:24:00Z">
                      <w:rPr/>
                    </w:rPrChange>
                  </w:rPr>
                  <w:t>a and 8b</w:t>
                </w:r>
              </w:ins>
              <w:r w:rsidR="00C374C5" w:rsidRPr="002D7BFD">
                <w:rPr>
                  <w:sz w:val="24"/>
                  <w:szCs w:val="24"/>
                  <w:rPrChange w:id="228" w:author="Stankova-Bogoeva, Desislava" w:date="2022-01-21T19:24:00Z">
                    <w:rPr>
                      <w:color w:val="000000"/>
                      <w:sz w:val="24"/>
                      <w:szCs w:val="24"/>
                      <w:highlight w:val="green"/>
                    </w:rPr>
                  </w:rPrChange>
                </w:rPr>
                <w:t>.</w:t>
              </w:r>
              <w:r w:rsidR="00C374C5" w:rsidRPr="002D7BFD">
                <w:rPr>
                  <w:sz w:val="24"/>
                  <w:szCs w:val="24"/>
                  <w:rPrChange w:id="229" w:author="Stankova-Bogoeva, Desislava" w:date="2022-01-21T19:24:00Z">
                    <w:rPr>
                      <w:color w:val="000000"/>
                      <w:sz w:val="24"/>
                      <w:szCs w:val="24"/>
                      <w:highlight w:val="green"/>
                    </w:rPr>
                  </w:rPrChange>
                </w:rPr>
                <w:br/>
              </w:r>
              <w:r w:rsidR="00C374C5" w:rsidRPr="002D7BFD">
                <w:rPr>
                  <w:sz w:val="24"/>
                  <w:szCs w:val="24"/>
                  <w:rPrChange w:id="230" w:author="Stankova-Bogoeva, Desislava" w:date="2022-01-21T19:24:00Z">
                    <w:rPr>
                      <w:color w:val="000000"/>
                      <w:sz w:val="24"/>
                      <w:szCs w:val="24"/>
                      <w:highlight w:val="green"/>
                    </w:rPr>
                  </w:rPrChange>
                </w:rPr>
                <w:br/>
              </w:r>
              <w:r w:rsidR="00C374C5" w:rsidRPr="002D7BFD">
                <w:rPr>
                  <w:sz w:val="24"/>
                  <w:szCs w:val="24"/>
                  <w:rPrChange w:id="231" w:author="Stankova-Bogoeva, Desislava" w:date="2022-01-21T19:24:00Z">
                    <w:rPr>
                      <w:color w:val="000000"/>
                      <w:sz w:val="24"/>
                      <w:szCs w:val="24"/>
                      <w:highlight w:val="green"/>
                    </w:rPr>
                  </w:rPrChange>
                </w:rPr>
                <w:tab/>
              </w:r>
              <w:r w:rsidR="00C374C5" w:rsidRPr="002D7BFD">
                <w:rPr>
                  <w:sz w:val="24"/>
                  <w:szCs w:val="24"/>
                  <w:rPrChange w:id="232" w:author="Stankova-Bogoeva, Desislava" w:date="2022-01-21T19:24:00Z">
                    <w:rPr>
                      <w:color w:val="000000"/>
                      <w:sz w:val="24"/>
                      <w:szCs w:val="24"/>
                      <w:highlight w:val="green"/>
                    </w:rPr>
                  </w:rPrChange>
                </w:rPr>
                <w:tab/>
                <w:t>e.</w:t>
              </w:r>
            </w:sdtContent>
          </w:sdt>
          <w:sdt>
            <w:sdtPr>
              <w:tag w:val="goog_rdk_16"/>
              <w:id w:val="180935312"/>
            </w:sdtPr>
            <w:sdtContent>
              <w:r w:rsidR="00C374C5">
                <w:rPr>
                  <w:sz w:val="24"/>
                  <w:szCs w:val="24"/>
                  <w:rPrChange w:id="233" w:author="Cole Groom" w:date="2022-01-17T15:26:00Z">
                    <w:rPr>
                      <w:sz w:val="24"/>
                      <w:szCs w:val="24"/>
                      <w:highlight w:val="green"/>
                    </w:rPr>
                  </w:rPrChange>
                </w:rPr>
                <w:tab/>
              </w:r>
              <w:del w:id="234" w:author="Stankova-Bogoeva, Desislava" w:date="2022-01-21T19:07:00Z">
                <w:r w:rsidR="00C374C5" w:rsidDel="009A676C">
                  <w:rPr>
                    <w:sz w:val="24"/>
                    <w:szCs w:val="24"/>
                    <w:rPrChange w:id="235" w:author="Cole Groom" w:date="2022-01-17T15:26:00Z">
                      <w:rPr>
                        <w:sz w:val="24"/>
                        <w:szCs w:val="24"/>
                        <w:highlight w:val="green"/>
                      </w:rPr>
                    </w:rPrChange>
                  </w:rPr>
                  <w:delText xml:space="preserve">DISTRIBUTOR </w:delText>
                </w:r>
              </w:del>
              <w:ins w:id="236" w:author="Stankova-Bogoeva, Desislava" w:date="2022-01-21T19:07:00Z">
                <w:r w:rsidR="009A676C">
                  <w:rPr>
                    <w:sz w:val="24"/>
                    <w:szCs w:val="24"/>
                  </w:rPr>
                  <w:t>Each Party</w:t>
                </w:r>
                <w:r w:rsidR="009A676C">
                  <w:rPr>
                    <w:sz w:val="24"/>
                    <w:szCs w:val="24"/>
                    <w:rPrChange w:id="237" w:author="Cole Groom" w:date="2022-01-17T15:26:00Z">
                      <w:rPr>
                        <w:sz w:val="24"/>
                        <w:szCs w:val="24"/>
                        <w:highlight w:val="green"/>
                      </w:rPr>
                    </w:rPrChange>
                  </w:rPr>
                  <w:t xml:space="preserve"> </w:t>
                </w:r>
              </w:ins>
              <w:r w:rsidR="00C374C5">
                <w:rPr>
                  <w:sz w:val="24"/>
                  <w:szCs w:val="24"/>
                  <w:rPrChange w:id="238" w:author="Cole Groom" w:date="2022-01-17T15:26:00Z">
                    <w:rPr>
                      <w:sz w:val="24"/>
                      <w:szCs w:val="24"/>
                      <w:highlight w:val="green"/>
                    </w:rPr>
                  </w:rPrChange>
                </w:rPr>
                <w:t xml:space="preserve">has, as of the Effective Date,, professional liability coverage of at least $1,000,000 per claim and $3,000,000 in the aggregate, general </w:t>
              </w:r>
              <w:r w:rsidR="00C374C5">
                <w:rPr>
                  <w:sz w:val="24"/>
                  <w:szCs w:val="24"/>
                  <w:rPrChange w:id="239" w:author="Cole Groom" w:date="2022-01-17T15:26:00Z">
                    <w:rPr>
                      <w:sz w:val="24"/>
                      <w:szCs w:val="24"/>
                      <w:highlight w:val="green"/>
                    </w:rPr>
                  </w:rPrChange>
                </w:rPr>
                <w:lastRenderedPageBreak/>
                <w:t xml:space="preserve">liability coverage of at least $1,000,000 per occurrence and $2,000,000 in the aggregate, and workers’ compensation insurance commensurate with statutory limits.  As evidence of such insurance coverage, each </w:t>
              </w:r>
              <w:del w:id="240" w:author="Stankova-Bogoeva, Desislava" w:date="2022-01-21T19:07:00Z">
                <w:r w:rsidR="00C374C5" w:rsidDel="009A676C">
                  <w:rPr>
                    <w:sz w:val="24"/>
                    <w:szCs w:val="24"/>
                    <w:rPrChange w:id="241" w:author="Cole Groom" w:date="2022-01-17T15:26:00Z">
                      <w:rPr>
                        <w:sz w:val="24"/>
                        <w:szCs w:val="24"/>
                        <w:highlight w:val="green"/>
                      </w:rPr>
                    </w:rPrChange>
                  </w:rPr>
                  <w:delText xml:space="preserve">DISTRIBUTOR </w:delText>
                </w:r>
              </w:del>
              <w:ins w:id="242" w:author="Stankova-Bogoeva, Desislava" w:date="2022-01-21T19:07:00Z">
                <w:r w:rsidR="009A676C">
                  <w:rPr>
                    <w:sz w:val="24"/>
                    <w:szCs w:val="24"/>
                  </w:rPr>
                  <w:t>Party</w:t>
                </w:r>
                <w:r w:rsidR="009A676C">
                  <w:rPr>
                    <w:sz w:val="24"/>
                    <w:szCs w:val="24"/>
                    <w:rPrChange w:id="243" w:author="Cole Groom" w:date="2022-01-17T15:26:00Z">
                      <w:rPr>
                        <w:sz w:val="24"/>
                        <w:szCs w:val="24"/>
                        <w:highlight w:val="green"/>
                      </w:rPr>
                    </w:rPrChange>
                  </w:rPr>
                  <w:t xml:space="preserve"> </w:t>
                </w:r>
              </w:ins>
              <w:r w:rsidR="00C374C5">
                <w:rPr>
                  <w:sz w:val="24"/>
                  <w:szCs w:val="24"/>
                  <w:rPrChange w:id="244" w:author="Cole Groom" w:date="2022-01-17T15:26:00Z">
                    <w:rPr>
                      <w:sz w:val="24"/>
                      <w:szCs w:val="24"/>
                      <w:highlight w:val="green"/>
                    </w:rPr>
                  </w:rPrChange>
                </w:rPr>
                <w:t xml:space="preserve">will provide </w:t>
              </w:r>
              <w:del w:id="245" w:author="Stankova-Bogoeva, Desislava" w:date="2022-01-21T19:07:00Z">
                <w:r w:rsidR="00C374C5" w:rsidDel="009A676C">
                  <w:rPr>
                    <w:sz w:val="24"/>
                    <w:szCs w:val="24"/>
                    <w:rPrChange w:id="246" w:author="Cole Groom" w:date="2022-01-17T15:26:00Z">
                      <w:rPr>
                        <w:sz w:val="24"/>
                        <w:szCs w:val="24"/>
                        <w:highlight w:val="green"/>
                      </w:rPr>
                    </w:rPrChange>
                  </w:rPr>
                  <w:delText xml:space="preserve">Vendor </w:delText>
                </w:r>
              </w:del>
              <w:ins w:id="247" w:author="Stankova-Bogoeva, Desislava" w:date="2022-01-21T19:07:00Z">
                <w:r w:rsidR="009A676C">
                  <w:rPr>
                    <w:sz w:val="24"/>
                    <w:szCs w:val="24"/>
                  </w:rPr>
                  <w:t xml:space="preserve">the other </w:t>
                </w:r>
              </w:ins>
              <w:ins w:id="248" w:author="Stankova-Bogoeva, Desislava" w:date="2022-01-21T19:08:00Z">
                <w:r w:rsidR="009A676C">
                  <w:rPr>
                    <w:sz w:val="24"/>
                    <w:szCs w:val="24"/>
                  </w:rPr>
                  <w:t>Party</w:t>
                </w:r>
              </w:ins>
              <w:ins w:id="249" w:author="Stankova-Bogoeva, Desislava" w:date="2022-01-21T19:07:00Z">
                <w:r w:rsidR="009A676C">
                  <w:rPr>
                    <w:sz w:val="24"/>
                    <w:szCs w:val="24"/>
                    <w:rPrChange w:id="250" w:author="Cole Groom" w:date="2022-01-17T15:26:00Z">
                      <w:rPr>
                        <w:sz w:val="24"/>
                        <w:szCs w:val="24"/>
                        <w:highlight w:val="green"/>
                      </w:rPr>
                    </w:rPrChange>
                  </w:rPr>
                  <w:t xml:space="preserve"> </w:t>
                </w:r>
              </w:ins>
              <w:r w:rsidR="00C374C5">
                <w:rPr>
                  <w:sz w:val="24"/>
                  <w:szCs w:val="24"/>
                  <w:rPrChange w:id="251" w:author="Cole Groom" w:date="2022-01-17T15:26:00Z">
                    <w:rPr>
                      <w:sz w:val="24"/>
                      <w:szCs w:val="24"/>
                      <w:highlight w:val="green"/>
                    </w:rPr>
                  </w:rPrChange>
                </w:rPr>
                <w:t>with copies of relevant certificates of insurance at any time upon request.</w:t>
              </w:r>
            </w:sdtContent>
          </w:sdt>
        </w:p>
      </w:sdtContent>
    </w:sdt>
    <w:p w14:paraId="0000006F" w14:textId="77777777" w:rsidR="00F454AC" w:rsidRDefault="00F454AC">
      <w:pPr>
        <w:ind w:firstLine="1440"/>
        <w:jc w:val="both"/>
        <w:rPr>
          <w:sz w:val="24"/>
          <w:szCs w:val="24"/>
        </w:rPr>
      </w:pPr>
    </w:p>
    <w:p w14:paraId="00000070" w14:textId="77777777" w:rsidR="00F454AC" w:rsidRDefault="00F454AC">
      <w:pPr>
        <w:jc w:val="both"/>
        <w:rPr>
          <w:sz w:val="24"/>
          <w:szCs w:val="24"/>
        </w:rPr>
      </w:pPr>
    </w:p>
    <w:p w14:paraId="00000071" w14:textId="77777777" w:rsidR="00F454AC" w:rsidRDefault="00C374C5">
      <w:pPr>
        <w:numPr>
          <w:ilvl w:val="0"/>
          <w:numId w:val="2"/>
        </w:numPr>
        <w:jc w:val="both"/>
      </w:pPr>
      <w:r>
        <w:rPr>
          <w:sz w:val="24"/>
          <w:szCs w:val="24"/>
          <w:u w:val="single"/>
        </w:rPr>
        <w:t>NON-EXCLUSIVITY</w:t>
      </w:r>
      <w:r>
        <w:rPr>
          <w:sz w:val="24"/>
          <w:szCs w:val="24"/>
        </w:rPr>
        <w:t>.  Each Party acknowledges and agrees that the other Party is free to enter into agreements that are the same as or similar to this Agreement with other persons and entities.</w:t>
      </w:r>
    </w:p>
    <w:p w14:paraId="00000072" w14:textId="77777777" w:rsidR="00F454AC" w:rsidRDefault="00F454AC">
      <w:pPr>
        <w:pBdr>
          <w:top w:val="nil"/>
          <w:left w:val="nil"/>
          <w:bottom w:val="nil"/>
          <w:right w:val="nil"/>
          <w:between w:val="nil"/>
        </w:pBdr>
        <w:ind w:left="810"/>
        <w:jc w:val="both"/>
        <w:rPr>
          <w:color w:val="000000"/>
          <w:sz w:val="24"/>
          <w:szCs w:val="24"/>
        </w:rPr>
      </w:pPr>
    </w:p>
    <w:p w14:paraId="00000073" w14:textId="77777777" w:rsidR="00F454AC" w:rsidRDefault="00C374C5">
      <w:pPr>
        <w:numPr>
          <w:ilvl w:val="0"/>
          <w:numId w:val="2"/>
        </w:numPr>
        <w:pBdr>
          <w:top w:val="nil"/>
          <w:left w:val="nil"/>
          <w:bottom w:val="nil"/>
          <w:right w:val="nil"/>
          <w:between w:val="nil"/>
        </w:pBdr>
        <w:jc w:val="both"/>
        <w:rPr>
          <w:color w:val="000000"/>
        </w:rPr>
      </w:pPr>
      <w:r>
        <w:rPr>
          <w:color w:val="000000"/>
          <w:sz w:val="24"/>
          <w:szCs w:val="24"/>
          <w:u w:val="single"/>
        </w:rPr>
        <w:t>FORCE MAJEURE</w:t>
      </w:r>
      <w:r>
        <w:rPr>
          <w:color w:val="000000"/>
          <w:sz w:val="24"/>
          <w:szCs w:val="24"/>
        </w:rPr>
        <w:t>. Neither party shall be liable to the other for any delay or failure to perform hereunder (excluding payment obligations) due to a natural disaster, actions or decrees of governmental bodies or communications line failure which (</w:t>
      </w:r>
      <w:proofErr w:type="spellStart"/>
      <w:r>
        <w:rPr>
          <w:color w:val="000000"/>
          <w:sz w:val="24"/>
          <w:szCs w:val="24"/>
        </w:rPr>
        <w:t>i</w:t>
      </w:r>
      <w:proofErr w:type="spellEnd"/>
      <w:r>
        <w:rPr>
          <w:color w:val="000000"/>
          <w:sz w:val="24"/>
          <w:szCs w:val="24"/>
        </w:rPr>
        <w:t>) hinders, delays or prevents a party in performing any of its obligations, (ii) is beyond the control of, and without the fault or negligence of such party, and (iii) by the exercise of reasonable diligence such party is unable to prevent or provide against.</w:t>
      </w:r>
    </w:p>
    <w:p w14:paraId="00000074" w14:textId="77777777" w:rsidR="00F454AC" w:rsidRDefault="00F454AC">
      <w:pPr>
        <w:pBdr>
          <w:top w:val="nil"/>
          <w:left w:val="nil"/>
          <w:bottom w:val="nil"/>
          <w:right w:val="nil"/>
          <w:between w:val="nil"/>
        </w:pBdr>
        <w:ind w:left="810"/>
        <w:jc w:val="both"/>
        <w:rPr>
          <w:color w:val="000000"/>
          <w:sz w:val="24"/>
          <w:szCs w:val="24"/>
        </w:rPr>
      </w:pPr>
    </w:p>
    <w:p w14:paraId="00000075" w14:textId="77777777" w:rsidR="00F454AC" w:rsidRDefault="00C374C5">
      <w:pPr>
        <w:numPr>
          <w:ilvl w:val="0"/>
          <w:numId w:val="2"/>
        </w:numPr>
        <w:pBdr>
          <w:top w:val="nil"/>
          <w:left w:val="nil"/>
          <w:bottom w:val="nil"/>
          <w:right w:val="nil"/>
          <w:between w:val="nil"/>
        </w:pBdr>
        <w:jc w:val="both"/>
        <w:rPr>
          <w:color w:val="000000"/>
        </w:rPr>
      </w:pPr>
      <w:r>
        <w:rPr>
          <w:color w:val="000000"/>
          <w:sz w:val="24"/>
          <w:szCs w:val="24"/>
          <w:u w:val="single"/>
        </w:rPr>
        <w:t>PUBLICITY</w:t>
      </w:r>
      <w:r>
        <w:rPr>
          <w:color w:val="000000"/>
          <w:sz w:val="24"/>
          <w:szCs w:val="24"/>
        </w:rPr>
        <w:t>. Except as expressly permitted herein, neither party will make public announcements or issue press releases relating to this Agreement of the terms of the arrangement between the parties without the prior written consent of the other party, which consent or refusal shall not be unreasonably withheld or delayed, provided that either party may issue any public announcement required by law.</w:t>
      </w:r>
    </w:p>
    <w:p w14:paraId="00000076" w14:textId="77777777" w:rsidR="00F454AC" w:rsidRDefault="00F454AC">
      <w:pPr>
        <w:pBdr>
          <w:top w:val="nil"/>
          <w:left w:val="nil"/>
          <w:bottom w:val="nil"/>
          <w:right w:val="nil"/>
          <w:between w:val="nil"/>
        </w:pBdr>
        <w:jc w:val="both"/>
        <w:rPr>
          <w:sz w:val="24"/>
          <w:szCs w:val="24"/>
        </w:rPr>
      </w:pPr>
    </w:p>
    <w:p w14:paraId="00000077" w14:textId="71BD86C6" w:rsidR="00F454AC" w:rsidRDefault="00EF4E67">
      <w:pPr>
        <w:numPr>
          <w:ilvl w:val="0"/>
          <w:numId w:val="2"/>
        </w:numPr>
        <w:spacing w:after="120"/>
        <w:jc w:val="both"/>
      </w:pPr>
      <w:ins w:id="252" w:author="Stankova-Bogoeva, Desislava" w:date="2022-01-21T19:13:00Z">
        <w:r>
          <w:rPr>
            <w:sz w:val="24"/>
            <w:szCs w:val="24"/>
            <w:u w:val="single"/>
          </w:rPr>
          <w:t xml:space="preserve">EXPORT, </w:t>
        </w:r>
      </w:ins>
      <w:r w:rsidR="00C374C5">
        <w:rPr>
          <w:sz w:val="24"/>
          <w:szCs w:val="24"/>
          <w:u w:val="single"/>
        </w:rPr>
        <w:t>ANTI-CORRUPTION AND BRIBERY</w:t>
      </w:r>
      <w:r w:rsidR="00C374C5">
        <w:rPr>
          <w:sz w:val="24"/>
          <w:szCs w:val="24"/>
        </w:rPr>
        <w:t xml:space="preserve">. </w:t>
      </w:r>
      <w:del w:id="253" w:author="Stankova-Bogoeva, Desislava" w:date="2022-01-21T19:08:00Z">
        <w:r w:rsidR="00C374C5" w:rsidDel="009A676C">
          <w:rPr>
            <w:sz w:val="24"/>
            <w:szCs w:val="24"/>
          </w:rPr>
          <w:delText xml:space="preserve">DISTRIBUTOR </w:delText>
        </w:r>
      </w:del>
      <w:ins w:id="254" w:author="Stankova-Bogoeva, Desislava" w:date="2022-01-21T19:13:00Z">
        <w:r w:rsidRPr="00EF4E67">
          <w:rPr>
            <w:sz w:val="24"/>
            <w:szCs w:val="24"/>
          </w:rPr>
          <w:t>Each party agrees to conform to, and abide by, the export laws and regulations of the Territory and the United States, including but not limited to, the US Export Administration Act of 1979 as amended and its implementing regulations.</w:t>
        </w:r>
        <w:r>
          <w:rPr>
            <w:sz w:val="24"/>
            <w:szCs w:val="24"/>
          </w:rPr>
          <w:t xml:space="preserve"> </w:t>
        </w:r>
      </w:ins>
      <w:ins w:id="255" w:author="Stankova-Bogoeva, Desislava" w:date="2022-01-21T19:08:00Z">
        <w:r w:rsidR="009A676C">
          <w:rPr>
            <w:sz w:val="24"/>
            <w:szCs w:val="24"/>
          </w:rPr>
          <w:t xml:space="preserve">Each Party </w:t>
        </w:r>
      </w:ins>
      <w:r w:rsidR="00C374C5">
        <w:rPr>
          <w:sz w:val="24"/>
          <w:szCs w:val="24"/>
        </w:rPr>
        <w:t>acknowledges that it is familiar with and understands the provisions of the U.S. Foreign Corrupt Practices Act</w:t>
      </w:r>
      <w:ins w:id="256" w:author="Stankova-Bogoeva, Desislava" w:date="2022-01-21T19:08:00Z">
        <w:r w:rsidR="009A676C">
          <w:rPr>
            <w:sz w:val="24"/>
            <w:szCs w:val="24"/>
          </w:rPr>
          <w:t xml:space="preserve">, </w:t>
        </w:r>
      </w:ins>
      <w:del w:id="257" w:author="Stankova-Bogoeva, Desislava" w:date="2022-01-21T19:08:00Z">
        <w:r w:rsidR="00C374C5" w:rsidDel="009A676C">
          <w:rPr>
            <w:sz w:val="24"/>
            <w:szCs w:val="24"/>
          </w:rPr>
          <w:delText xml:space="preserve"> and </w:delText>
        </w:r>
      </w:del>
      <w:r w:rsidR="00C374C5">
        <w:rPr>
          <w:sz w:val="24"/>
          <w:szCs w:val="24"/>
        </w:rPr>
        <w:t>the UK Bribery Act</w:t>
      </w:r>
      <w:ins w:id="258" w:author="Stankova-Bogoeva, Desislava" w:date="2022-01-21T19:08:00Z">
        <w:r w:rsidR="009A676C">
          <w:rPr>
            <w:sz w:val="24"/>
            <w:szCs w:val="24"/>
          </w:rPr>
          <w:t xml:space="preserve"> and any other applicable</w:t>
        </w:r>
      </w:ins>
      <w:r w:rsidR="00C374C5">
        <w:rPr>
          <w:sz w:val="24"/>
          <w:szCs w:val="24"/>
        </w:rPr>
        <w:t xml:space="preserve"> </w:t>
      </w:r>
      <w:ins w:id="259" w:author="Stankova-Bogoeva, Desislava" w:date="2022-01-21T19:08:00Z">
        <w:r w:rsidR="009A676C">
          <w:rPr>
            <w:sz w:val="24"/>
            <w:szCs w:val="24"/>
          </w:rPr>
          <w:t>anti-corruption legis</w:t>
        </w:r>
      </w:ins>
      <w:ins w:id="260" w:author="Stankova-Bogoeva, Desislava" w:date="2022-01-21T19:09:00Z">
        <w:r w:rsidR="009A676C">
          <w:rPr>
            <w:sz w:val="24"/>
            <w:szCs w:val="24"/>
          </w:rPr>
          <w:t xml:space="preserve">lation </w:t>
        </w:r>
      </w:ins>
      <w:r w:rsidR="00C374C5">
        <w:rPr>
          <w:sz w:val="24"/>
          <w:szCs w:val="24"/>
        </w:rPr>
        <w:t xml:space="preserve">(“the Acts”) and agrees to comply with their terms as well as any provisions of local law. </w:t>
      </w:r>
      <w:del w:id="261" w:author="Stankova-Bogoeva, Desislava" w:date="2022-01-21T19:09:00Z">
        <w:r w:rsidR="00C374C5" w:rsidDel="009A676C">
          <w:rPr>
            <w:sz w:val="24"/>
            <w:szCs w:val="24"/>
          </w:rPr>
          <w:delText xml:space="preserve">DISTRIBUTOR </w:delText>
        </w:r>
      </w:del>
      <w:ins w:id="262" w:author="Stankova-Bogoeva, Desislava" w:date="2022-01-21T19:09:00Z">
        <w:r w:rsidR="009A676C">
          <w:rPr>
            <w:sz w:val="24"/>
            <w:szCs w:val="24"/>
          </w:rPr>
          <w:t xml:space="preserve">Each Party </w:t>
        </w:r>
      </w:ins>
      <w:r w:rsidR="00C374C5">
        <w:rPr>
          <w:sz w:val="24"/>
          <w:szCs w:val="24"/>
        </w:rPr>
        <w:t xml:space="preserve">further understands the provisions relating to the Acts’ prohibitions regarding the payment or giving of anything of value, either directly or indirectly, to any party, any official of a government or political party for the purpose of influencing an act or decision in his or her official capacity or inducing the official to use his or her party's influence with that government, to obtain or retain business. </w:t>
      </w:r>
      <w:del w:id="263" w:author="Stankova-Bogoeva, Desislava" w:date="2022-01-21T19:09:00Z">
        <w:r w:rsidR="00C374C5" w:rsidDel="009A676C">
          <w:rPr>
            <w:sz w:val="24"/>
            <w:szCs w:val="24"/>
          </w:rPr>
          <w:delText xml:space="preserve">DISTRIBUTOR </w:delText>
        </w:r>
      </w:del>
      <w:ins w:id="264" w:author="Stankova-Bogoeva, Desislava" w:date="2022-01-21T19:09:00Z">
        <w:r w:rsidR="009A676C">
          <w:rPr>
            <w:sz w:val="24"/>
            <w:szCs w:val="24"/>
          </w:rPr>
          <w:t xml:space="preserve">Each Party </w:t>
        </w:r>
      </w:ins>
      <w:r w:rsidR="00C374C5">
        <w:rPr>
          <w:sz w:val="24"/>
          <w:szCs w:val="24"/>
        </w:rPr>
        <w:t xml:space="preserve">agrees to not violate or </w:t>
      </w:r>
      <w:del w:id="265" w:author="Stankova-Bogoeva, Desislava" w:date="2022-01-21T19:09:00Z">
        <w:r w:rsidR="00C374C5" w:rsidDel="009A676C">
          <w:rPr>
            <w:sz w:val="24"/>
            <w:szCs w:val="24"/>
          </w:rPr>
          <w:delText>knowingly let</w:delText>
        </w:r>
      </w:del>
      <w:ins w:id="266" w:author="Stankova-Bogoeva, Desislava" w:date="2022-01-21T19:09:00Z">
        <w:r w:rsidR="009A676C">
          <w:rPr>
            <w:sz w:val="24"/>
            <w:szCs w:val="24"/>
          </w:rPr>
          <w:t>authorize</w:t>
        </w:r>
      </w:ins>
      <w:r w:rsidR="00C374C5">
        <w:rPr>
          <w:sz w:val="24"/>
          <w:szCs w:val="24"/>
        </w:rPr>
        <w:t xml:space="preserve"> anyone violate the Acts with respect to the sale, licensing, and use of the services. Upon </w:t>
      </w:r>
      <w:del w:id="267" w:author="Stankova-Bogoeva, Desislava" w:date="2022-01-21T19:09:00Z">
        <w:r w:rsidR="00C374C5" w:rsidDel="009A676C">
          <w:rPr>
            <w:sz w:val="24"/>
            <w:szCs w:val="24"/>
          </w:rPr>
          <w:delText xml:space="preserve">Vendor’s </w:delText>
        </w:r>
      </w:del>
      <w:ins w:id="268" w:author="Stankova-Bogoeva, Desislava" w:date="2022-01-21T19:09:00Z">
        <w:r w:rsidR="009A676C">
          <w:rPr>
            <w:sz w:val="24"/>
            <w:szCs w:val="24"/>
          </w:rPr>
          <w:t xml:space="preserve">the other Party’s </w:t>
        </w:r>
      </w:ins>
      <w:r w:rsidR="00C374C5">
        <w:rPr>
          <w:sz w:val="24"/>
          <w:szCs w:val="24"/>
        </w:rPr>
        <w:t xml:space="preserve">request, </w:t>
      </w:r>
      <w:del w:id="269" w:author="Stankova-Bogoeva, Desislava" w:date="2022-01-21T19:09:00Z">
        <w:r w:rsidR="00C374C5" w:rsidDel="009A676C">
          <w:rPr>
            <w:sz w:val="24"/>
            <w:szCs w:val="24"/>
          </w:rPr>
          <w:delText xml:space="preserve">DISTRIBUTOR </w:delText>
        </w:r>
      </w:del>
      <w:ins w:id="270" w:author="Stankova-Bogoeva, Desislava" w:date="2022-01-21T19:09:00Z">
        <w:r w:rsidR="009A676C">
          <w:rPr>
            <w:sz w:val="24"/>
            <w:szCs w:val="24"/>
          </w:rPr>
          <w:t xml:space="preserve">the first Party </w:t>
        </w:r>
      </w:ins>
      <w:r w:rsidR="00C374C5">
        <w:rPr>
          <w:sz w:val="24"/>
          <w:szCs w:val="24"/>
        </w:rPr>
        <w:t xml:space="preserve">agrees to provide </w:t>
      </w:r>
      <w:del w:id="271" w:author="Stankova-Bogoeva, Desislava" w:date="2022-01-21T19:10:00Z">
        <w:r w:rsidR="00C374C5" w:rsidDel="009A676C">
          <w:rPr>
            <w:sz w:val="24"/>
            <w:szCs w:val="24"/>
          </w:rPr>
          <w:delText xml:space="preserve">Vendor </w:delText>
        </w:r>
      </w:del>
      <w:ins w:id="272" w:author="Stankova-Bogoeva, Desislava" w:date="2022-01-21T19:10:00Z">
        <w:r w:rsidR="009A676C">
          <w:rPr>
            <w:sz w:val="24"/>
            <w:szCs w:val="24"/>
          </w:rPr>
          <w:t xml:space="preserve">the other Party </w:t>
        </w:r>
      </w:ins>
      <w:r w:rsidR="00C374C5">
        <w:rPr>
          <w:sz w:val="24"/>
          <w:szCs w:val="24"/>
        </w:rPr>
        <w:t xml:space="preserve">with written certifications of </w:t>
      </w:r>
      <w:del w:id="273" w:author="Stankova-Bogoeva, Desislava" w:date="2022-01-21T19:10:00Z">
        <w:r w:rsidR="00C374C5" w:rsidDel="009A676C">
          <w:rPr>
            <w:sz w:val="24"/>
            <w:szCs w:val="24"/>
          </w:rPr>
          <w:delText xml:space="preserve">DISTRIBUTOR’s </w:delText>
        </w:r>
      </w:del>
      <w:ins w:id="274" w:author="Stankova-Bogoeva, Desislava" w:date="2022-01-21T19:10:00Z">
        <w:r w:rsidR="009A676C">
          <w:rPr>
            <w:sz w:val="24"/>
            <w:szCs w:val="24"/>
          </w:rPr>
          <w:t xml:space="preserve">its </w:t>
        </w:r>
      </w:ins>
      <w:r w:rsidR="00C374C5">
        <w:rPr>
          <w:sz w:val="24"/>
          <w:szCs w:val="24"/>
        </w:rPr>
        <w:t xml:space="preserve">compliance with the Acts. </w:t>
      </w:r>
      <w:del w:id="275" w:author="Stankova-Bogoeva, Desislava" w:date="2022-01-21T19:10:00Z">
        <w:r w:rsidR="00C374C5" w:rsidDel="009A676C">
          <w:rPr>
            <w:sz w:val="24"/>
            <w:szCs w:val="24"/>
          </w:rPr>
          <w:delText xml:space="preserve">DISTRIBUTOR </w:delText>
        </w:r>
      </w:del>
      <w:ins w:id="276" w:author="Stankova-Bogoeva, Desislava" w:date="2022-01-21T19:10:00Z">
        <w:r w:rsidR="009A676C">
          <w:rPr>
            <w:sz w:val="24"/>
            <w:szCs w:val="24"/>
          </w:rPr>
          <w:t xml:space="preserve">Each Party </w:t>
        </w:r>
      </w:ins>
      <w:r w:rsidR="00C374C5">
        <w:rPr>
          <w:sz w:val="24"/>
          <w:szCs w:val="24"/>
        </w:rPr>
        <w:t xml:space="preserve">shall indemnify and defend </w:t>
      </w:r>
      <w:del w:id="277" w:author="Stankova-Bogoeva, Desislava" w:date="2022-01-21T19:10:00Z">
        <w:r w:rsidR="00C374C5" w:rsidDel="009A676C">
          <w:rPr>
            <w:sz w:val="24"/>
            <w:szCs w:val="24"/>
          </w:rPr>
          <w:delText xml:space="preserve">Vendor </w:delText>
        </w:r>
      </w:del>
      <w:ins w:id="278" w:author="Stankova-Bogoeva, Desislava" w:date="2022-01-21T19:10:00Z">
        <w:r w:rsidR="009A676C">
          <w:rPr>
            <w:sz w:val="24"/>
            <w:szCs w:val="24"/>
          </w:rPr>
          <w:t xml:space="preserve">the other Party </w:t>
        </w:r>
      </w:ins>
      <w:r w:rsidR="00C374C5">
        <w:rPr>
          <w:sz w:val="24"/>
          <w:szCs w:val="24"/>
        </w:rPr>
        <w:t xml:space="preserve">and hold </w:t>
      </w:r>
      <w:del w:id="279" w:author="Stankova-Bogoeva, Desislava" w:date="2022-01-21T19:10:00Z">
        <w:r w:rsidR="00C374C5" w:rsidDel="009A676C">
          <w:rPr>
            <w:sz w:val="24"/>
            <w:szCs w:val="24"/>
          </w:rPr>
          <w:delText xml:space="preserve">Vendor </w:delText>
        </w:r>
      </w:del>
      <w:ins w:id="280" w:author="Stankova-Bogoeva, Desislava" w:date="2022-01-21T19:10:00Z">
        <w:r w:rsidR="009A676C">
          <w:rPr>
            <w:sz w:val="24"/>
            <w:szCs w:val="24"/>
          </w:rPr>
          <w:t xml:space="preserve">the other Party </w:t>
        </w:r>
      </w:ins>
      <w:r w:rsidR="00C374C5">
        <w:rPr>
          <w:sz w:val="24"/>
          <w:szCs w:val="24"/>
        </w:rPr>
        <w:t xml:space="preserve">harmless from and against any and all claims, losses, liabilities, suits, actions, demands, damages, costs and other expenses caused by </w:t>
      </w:r>
      <w:del w:id="281" w:author="Stankova-Bogoeva, Desislava" w:date="2022-01-21T19:10:00Z">
        <w:r w:rsidR="00C374C5" w:rsidDel="009A676C">
          <w:rPr>
            <w:sz w:val="24"/>
            <w:szCs w:val="24"/>
          </w:rPr>
          <w:delText xml:space="preserve">DISTRIBUTOR’s </w:delText>
        </w:r>
      </w:del>
      <w:ins w:id="282" w:author="Stankova-Bogoeva, Desislava" w:date="2022-01-21T19:10:00Z">
        <w:r w:rsidR="009A676C">
          <w:rPr>
            <w:sz w:val="24"/>
            <w:szCs w:val="24"/>
          </w:rPr>
          <w:t xml:space="preserve">the indemnifying party’s </w:t>
        </w:r>
      </w:ins>
      <w:r w:rsidR="00C374C5">
        <w:rPr>
          <w:sz w:val="24"/>
          <w:szCs w:val="24"/>
        </w:rPr>
        <w:t>failure to comply with the Acts or any such similar laws, regulations or rules.</w:t>
      </w:r>
    </w:p>
    <w:p w14:paraId="00000078" w14:textId="77777777" w:rsidR="00F454AC" w:rsidRDefault="00F454AC">
      <w:pPr>
        <w:pBdr>
          <w:top w:val="nil"/>
          <w:left w:val="nil"/>
          <w:bottom w:val="nil"/>
          <w:right w:val="nil"/>
          <w:between w:val="nil"/>
        </w:pBdr>
        <w:ind w:left="720" w:hanging="720"/>
        <w:jc w:val="both"/>
        <w:rPr>
          <w:color w:val="000000"/>
          <w:sz w:val="24"/>
          <w:szCs w:val="24"/>
        </w:rPr>
      </w:pPr>
    </w:p>
    <w:p w14:paraId="00000079" w14:textId="3C6507D6" w:rsidR="00F454AC" w:rsidRDefault="00C374C5">
      <w:pPr>
        <w:numPr>
          <w:ilvl w:val="0"/>
          <w:numId w:val="2"/>
        </w:numPr>
        <w:pBdr>
          <w:top w:val="nil"/>
          <w:left w:val="nil"/>
          <w:bottom w:val="nil"/>
          <w:right w:val="nil"/>
          <w:between w:val="nil"/>
        </w:pBdr>
        <w:jc w:val="both"/>
        <w:rPr>
          <w:color w:val="000000"/>
        </w:rPr>
      </w:pPr>
      <w:r>
        <w:rPr>
          <w:color w:val="000000"/>
          <w:sz w:val="24"/>
          <w:szCs w:val="24"/>
          <w:u w:val="single"/>
        </w:rPr>
        <w:t>ENTIRE AGREEMENT</w:t>
      </w:r>
      <w:r>
        <w:rPr>
          <w:color w:val="000000"/>
          <w:sz w:val="24"/>
          <w:szCs w:val="24"/>
        </w:rPr>
        <w:t xml:space="preserve">.  This Agreement and its attached exhibits constitute the entire agreement between the Parties and supersede any and all previous representations, understandings, or agreements, including any click-through terms and conditions between DISTRIBUTOR and Vendor as to the subject matter hereof.  This Agreement may only be </w:t>
      </w:r>
      <w:r>
        <w:rPr>
          <w:color w:val="000000"/>
          <w:sz w:val="24"/>
          <w:szCs w:val="24"/>
        </w:rPr>
        <w:lastRenderedPageBreak/>
        <w:t xml:space="preserve">amended by an instrument in writing signed by the Parties.  This Agreement shall be construed without regard to the Party that drafted it.  Any ambiguity shall not be interpreted against either Party and shall, instead, be resolved in accordance with other applicable rules concerning the interpretation of contracts.  Sections 4, 6, 7, 8, </w:t>
      </w:r>
      <w:del w:id="283" w:author="Stankova-Bogoeva, Desislava" w:date="2022-01-21T19:12:00Z">
        <w:r w:rsidDel="00EF4E67">
          <w:rPr>
            <w:color w:val="000000"/>
            <w:sz w:val="24"/>
            <w:szCs w:val="24"/>
          </w:rPr>
          <w:delText xml:space="preserve">9, </w:delText>
        </w:r>
      </w:del>
      <w:r>
        <w:rPr>
          <w:color w:val="000000"/>
          <w:sz w:val="24"/>
          <w:szCs w:val="24"/>
        </w:rPr>
        <w:t>12, 13, 14, 15, 16, 18, and 22 shall survive any expiration or termination of this Agreement.</w:t>
      </w:r>
    </w:p>
    <w:p w14:paraId="0000007A" w14:textId="77777777" w:rsidR="00F454AC" w:rsidRDefault="00F454AC">
      <w:pPr>
        <w:pBdr>
          <w:top w:val="nil"/>
          <w:left w:val="nil"/>
          <w:bottom w:val="nil"/>
          <w:right w:val="nil"/>
          <w:between w:val="nil"/>
        </w:pBdr>
        <w:ind w:left="900"/>
        <w:jc w:val="both"/>
        <w:rPr>
          <w:color w:val="000000"/>
          <w:sz w:val="24"/>
          <w:szCs w:val="24"/>
        </w:rPr>
      </w:pPr>
    </w:p>
    <w:p w14:paraId="0000007B" w14:textId="77777777" w:rsidR="00F454AC" w:rsidRDefault="00C374C5">
      <w:pPr>
        <w:numPr>
          <w:ilvl w:val="0"/>
          <w:numId w:val="2"/>
        </w:numPr>
        <w:pBdr>
          <w:top w:val="nil"/>
          <w:left w:val="nil"/>
          <w:bottom w:val="nil"/>
          <w:right w:val="nil"/>
          <w:between w:val="nil"/>
        </w:pBdr>
        <w:jc w:val="both"/>
        <w:rPr>
          <w:color w:val="000000"/>
        </w:rPr>
      </w:pPr>
      <w:r>
        <w:rPr>
          <w:color w:val="000000"/>
          <w:sz w:val="24"/>
          <w:szCs w:val="24"/>
          <w:u w:val="single"/>
        </w:rPr>
        <w:t>EXECUTION</w:t>
      </w:r>
      <w:r>
        <w:rPr>
          <w:color w:val="000000"/>
          <w:sz w:val="24"/>
          <w:szCs w:val="24"/>
        </w:rPr>
        <w:t>. This Agreement may be executed electronically, by facsimile or in counterparts, each of which may be deemed and original, but all of which taken together shall constitute one and the same instrument.</w:t>
      </w:r>
    </w:p>
    <w:p w14:paraId="0000007C" w14:textId="77777777" w:rsidR="00F454AC" w:rsidRDefault="00F454AC">
      <w:pPr>
        <w:ind w:firstLine="720"/>
        <w:jc w:val="both"/>
        <w:rPr>
          <w:sz w:val="24"/>
          <w:szCs w:val="24"/>
        </w:rPr>
      </w:pPr>
    </w:p>
    <w:p w14:paraId="0000007D" w14:textId="77777777" w:rsidR="00F454AC" w:rsidRDefault="00F454AC">
      <w:pPr>
        <w:ind w:firstLine="720"/>
        <w:jc w:val="both"/>
        <w:rPr>
          <w:sz w:val="24"/>
          <w:szCs w:val="24"/>
        </w:rPr>
      </w:pPr>
    </w:p>
    <w:p w14:paraId="0000007E" w14:textId="77777777" w:rsidR="00F454AC" w:rsidRDefault="00C374C5">
      <w:pPr>
        <w:rPr>
          <w:sz w:val="24"/>
          <w:szCs w:val="24"/>
        </w:rPr>
      </w:pPr>
      <w:r>
        <w:rPr>
          <w:sz w:val="24"/>
          <w:szCs w:val="24"/>
        </w:rPr>
        <w:t>AGREED TO AND EFFECTIVE as of the date first above written.</w:t>
      </w:r>
    </w:p>
    <w:p w14:paraId="0000007F" w14:textId="77777777" w:rsidR="00F454AC" w:rsidRDefault="00F454AC">
      <w:pPr>
        <w:ind w:firstLine="720"/>
        <w:jc w:val="both"/>
        <w:rPr>
          <w:sz w:val="24"/>
          <w:szCs w:val="24"/>
        </w:rPr>
      </w:pPr>
    </w:p>
    <w:tbl>
      <w:tblPr>
        <w:tblStyle w:val="a1"/>
        <w:tblW w:w="90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F454AC" w14:paraId="0F8F4769" w14:textId="77777777">
        <w:tc>
          <w:tcPr>
            <w:tcW w:w="4500" w:type="dxa"/>
          </w:tcPr>
          <w:p w14:paraId="00000080" w14:textId="77777777" w:rsidR="00F454AC" w:rsidRDefault="00C374C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INSTRUCTURE, INC. </w:t>
            </w:r>
          </w:p>
          <w:p w14:paraId="00000081" w14:textId="77777777" w:rsidR="00F454AC" w:rsidRDefault="00F454AC">
            <w:pPr>
              <w:rPr>
                <w:rFonts w:ascii="Times New Roman" w:eastAsia="Times New Roman" w:hAnsi="Times New Roman" w:cs="Times New Roman"/>
                <w:sz w:val="24"/>
                <w:szCs w:val="24"/>
              </w:rPr>
            </w:pPr>
          </w:p>
          <w:p w14:paraId="00000082" w14:textId="77777777" w:rsidR="00F454AC" w:rsidRDefault="00C374C5">
            <w:pPr>
              <w:rPr>
                <w:rFonts w:ascii="Times New Roman" w:eastAsia="Times New Roman" w:hAnsi="Times New Roman" w:cs="Times New Roman"/>
                <w:sz w:val="24"/>
                <w:szCs w:val="24"/>
              </w:rPr>
            </w:pPr>
            <w:r>
              <w:rPr>
                <w:rFonts w:ascii="Times New Roman" w:eastAsia="Times New Roman" w:hAnsi="Times New Roman" w:cs="Times New Roman"/>
                <w:sz w:val="24"/>
                <w:szCs w:val="24"/>
              </w:rPr>
              <w:t>By:    _____________________________</w:t>
            </w:r>
          </w:p>
          <w:p w14:paraId="00000083" w14:textId="77777777" w:rsidR="00F454AC" w:rsidRDefault="00C374C5">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___________________________</w:t>
            </w:r>
          </w:p>
          <w:p w14:paraId="00000084" w14:textId="77777777" w:rsidR="00F454AC" w:rsidRDefault="00C374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____________________________</w:t>
            </w:r>
          </w:p>
        </w:tc>
        <w:tc>
          <w:tcPr>
            <w:tcW w:w="4500" w:type="dxa"/>
          </w:tcPr>
          <w:p w14:paraId="00000085" w14:textId="77777777" w:rsidR="00F454AC" w:rsidRDefault="00C374C5">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p w14:paraId="00000086" w14:textId="77777777" w:rsidR="00F454AC" w:rsidRDefault="00F454AC">
            <w:pPr>
              <w:rPr>
                <w:rFonts w:ascii="Times New Roman" w:eastAsia="Times New Roman" w:hAnsi="Times New Roman" w:cs="Times New Roman"/>
                <w:sz w:val="24"/>
                <w:szCs w:val="24"/>
              </w:rPr>
            </w:pPr>
          </w:p>
          <w:p w14:paraId="00000087" w14:textId="77777777" w:rsidR="00F454AC" w:rsidRDefault="00C374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_____________________________</w:t>
            </w:r>
          </w:p>
          <w:p w14:paraId="00000088" w14:textId="77777777" w:rsidR="00F454AC" w:rsidRDefault="00C374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___________________________</w:t>
            </w:r>
          </w:p>
          <w:p w14:paraId="00000089" w14:textId="77777777" w:rsidR="00F454AC" w:rsidRDefault="00C374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____________________________</w:t>
            </w:r>
          </w:p>
          <w:p w14:paraId="0000008A" w14:textId="77777777" w:rsidR="00F454AC" w:rsidRDefault="00F454AC">
            <w:pPr>
              <w:jc w:val="both"/>
              <w:rPr>
                <w:rFonts w:ascii="Times New Roman" w:eastAsia="Times New Roman" w:hAnsi="Times New Roman" w:cs="Times New Roman"/>
                <w:sz w:val="24"/>
                <w:szCs w:val="24"/>
              </w:rPr>
            </w:pPr>
          </w:p>
        </w:tc>
      </w:tr>
    </w:tbl>
    <w:p w14:paraId="0000008B" w14:textId="77777777" w:rsidR="00F454AC" w:rsidRDefault="00C374C5">
      <w:pPr>
        <w:rPr>
          <w:sz w:val="24"/>
          <w:szCs w:val="24"/>
        </w:rPr>
      </w:pPr>
      <w:r>
        <w:br w:type="page"/>
      </w:r>
    </w:p>
    <w:p w14:paraId="0000008C" w14:textId="77777777" w:rsidR="00F454AC" w:rsidRDefault="00C374C5">
      <w:pPr>
        <w:jc w:val="center"/>
        <w:rPr>
          <w:b/>
          <w:sz w:val="24"/>
          <w:szCs w:val="24"/>
        </w:rPr>
      </w:pPr>
      <w:r>
        <w:rPr>
          <w:b/>
          <w:sz w:val="24"/>
          <w:szCs w:val="24"/>
        </w:rPr>
        <w:lastRenderedPageBreak/>
        <w:t>Exhibit A</w:t>
      </w:r>
    </w:p>
    <w:p w14:paraId="0000008D" w14:textId="77777777" w:rsidR="00F454AC" w:rsidRDefault="00F454AC">
      <w:pPr>
        <w:jc w:val="center"/>
        <w:rPr>
          <w:b/>
          <w:sz w:val="24"/>
          <w:szCs w:val="24"/>
        </w:rPr>
      </w:pPr>
    </w:p>
    <w:p w14:paraId="0000008E" w14:textId="77777777" w:rsidR="00F454AC" w:rsidRDefault="00C374C5">
      <w:pPr>
        <w:jc w:val="center"/>
        <w:rPr>
          <w:b/>
          <w:sz w:val="24"/>
          <w:szCs w:val="24"/>
        </w:rPr>
      </w:pPr>
      <w:r>
        <w:rPr>
          <w:b/>
          <w:sz w:val="24"/>
          <w:szCs w:val="24"/>
        </w:rPr>
        <w:t>Vendor Services</w:t>
      </w:r>
    </w:p>
    <w:p w14:paraId="0000008F" w14:textId="77777777" w:rsidR="00F454AC" w:rsidRDefault="00F454AC">
      <w:pPr>
        <w:jc w:val="center"/>
        <w:rPr>
          <w:b/>
          <w:sz w:val="24"/>
          <w:szCs w:val="24"/>
        </w:rPr>
      </w:pPr>
    </w:p>
    <w:p w14:paraId="00000090" w14:textId="77777777" w:rsidR="00F454AC" w:rsidRDefault="00F454AC">
      <w:pPr>
        <w:jc w:val="center"/>
        <w:rPr>
          <w:b/>
          <w:sz w:val="24"/>
          <w:szCs w:val="24"/>
        </w:rPr>
      </w:pPr>
    </w:p>
    <w:p w14:paraId="00000091" w14:textId="77777777" w:rsidR="00F454AC" w:rsidRDefault="00F454AC">
      <w:pPr>
        <w:jc w:val="center"/>
        <w:rPr>
          <w:b/>
          <w:sz w:val="24"/>
          <w:szCs w:val="24"/>
        </w:rPr>
      </w:pPr>
    </w:p>
    <w:p w14:paraId="00000092" w14:textId="77777777" w:rsidR="00F454AC" w:rsidRDefault="00C374C5">
      <w:pPr>
        <w:rPr>
          <w:b/>
          <w:sz w:val="24"/>
          <w:szCs w:val="24"/>
        </w:rPr>
      </w:pPr>
      <w:r>
        <w:rPr>
          <w:b/>
          <w:sz w:val="24"/>
          <w:szCs w:val="24"/>
        </w:rPr>
        <w:t>Canvas LMS</w:t>
      </w:r>
    </w:p>
    <w:p w14:paraId="00000093" w14:textId="77777777" w:rsidR="00F454AC" w:rsidRDefault="00C374C5">
      <w:pPr>
        <w:rPr>
          <w:b/>
          <w:sz w:val="24"/>
          <w:szCs w:val="24"/>
        </w:rPr>
      </w:pPr>
      <w:r>
        <w:rPr>
          <w:b/>
          <w:sz w:val="24"/>
          <w:szCs w:val="24"/>
        </w:rPr>
        <w:t>Canvas Studio</w:t>
      </w:r>
    </w:p>
    <w:p w14:paraId="00000094" w14:textId="77777777" w:rsidR="00F454AC" w:rsidRDefault="00C374C5">
      <w:pPr>
        <w:rPr>
          <w:b/>
          <w:sz w:val="24"/>
          <w:szCs w:val="24"/>
        </w:rPr>
      </w:pPr>
      <w:r>
        <w:rPr>
          <w:b/>
          <w:sz w:val="24"/>
          <w:szCs w:val="24"/>
        </w:rPr>
        <w:t>Canvas Catalog</w:t>
      </w:r>
    </w:p>
    <w:p w14:paraId="00000095" w14:textId="77777777" w:rsidR="00F454AC" w:rsidRDefault="00C374C5">
      <w:pPr>
        <w:rPr>
          <w:b/>
          <w:sz w:val="24"/>
          <w:szCs w:val="24"/>
        </w:rPr>
      </w:pPr>
      <w:r>
        <w:rPr>
          <w:b/>
          <w:sz w:val="24"/>
          <w:szCs w:val="24"/>
        </w:rPr>
        <w:t>Canvas Student Pathways</w:t>
      </w:r>
    </w:p>
    <w:p w14:paraId="00000096" w14:textId="77777777" w:rsidR="00F454AC" w:rsidRDefault="00C374C5">
      <w:pPr>
        <w:rPr>
          <w:b/>
          <w:sz w:val="24"/>
          <w:szCs w:val="24"/>
        </w:rPr>
      </w:pPr>
      <w:r>
        <w:rPr>
          <w:b/>
          <w:sz w:val="24"/>
          <w:szCs w:val="24"/>
        </w:rPr>
        <w:t>Impact</w:t>
      </w:r>
    </w:p>
    <w:p w14:paraId="00000097" w14:textId="77777777" w:rsidR="00F454AC" w:rsidRDefault="00F454AC">
      <w:pPr>
        <w:rPr>
          <w:b/>
          <w:sz w:val="24"/>
          <w:szCs w:val="24"/>
        </w:rPr>
      </w:pPr>
    </w:p>
    <w:p w14:paraId="00000098" w14:textId="77777777" w:rsidR="00F454AC" w:rsidRDefault="00F454AC">
      <w:pPr>
        <w:jc w:val="center"/>
        <w:rPr>
          <w:b/>
          <w:sz w:val="24"/>
          <w:szCs w:val="24"/>
        </w:rPr>
      </w:pPr>
    </w:p>
    <w:p w14:paraId="00000099" w14:textId="77777777" w:rsidR="00F454AC" w:rsidRDefault="00F454AC">
      <w:pPr>
        <w:jc w:val="center"/>
        <w:rPr>
          <w:b/>
          <w:sz w:val="24"/>
          <w:szCs w:val="24"/>
        </w:rPr>
      </w:pPr>
    </w:p>
    <w:p w14:paraId="0000009A" w14:textId="77777777" w:rsidR="00F454AC" w:rsidRDefault="00F454AC">
      <w:pPr>
        <w:jc w:val="center"/>
        <w:rPr>
          <w:b/>
          <w:sz w:val="24"/>
          <w:szCs w:val="24"/>
        </w:rPr>
      </w:pPr>
    </w:p>
    <w:p w14:paraId="0000009B" w14:textId="77777777" w:rsidR="00F454AC" w:rsidRDefault="00F454AC">
      <w:pPr>
        <w:jc w:val="center"/>
        <w:rPr>
          <w:b/>
          <w:sz w:val="24"/>
          <w:szCs w:val="24"/>
        </w:rPr>
      </w:pPr>
    </w:p>
    <w:p w14:paraId="0000009C" w14:textId="77777777" w:rsidR="00F454AC" w:rsidRDefault="00F454AC">
      <w:pPr>
        <w:jc w:val="center"/>
        <w:rPr>
          <w:b/>
          <w:sz w:val="24"/>
          <w:szCs w:val="24"/>
        </w:rPr>
      </w:pPr>
    </w:p>
    <w:p w14:paraId="0000009D" w14:textId="77777777" w:rsidR="00F454AC" w:rsidRDefault="00F454AC">
      <w:pPr>
        <w:jc w:val="center"/>
        <w:rPr>
          <w:b/>
          <w:sz w:val="24"/>
          <w:szCs w:val="24"/>
        </w:rPr>
      </w:pPr>
    </w:p>
    <w:p w14:paraId="0000009E" w14:textId="77777777" w:rsidR="00F454AC" w:rsidRDefault="00F454AC">
      <w:pPr>
        <w:jc w:val="center"/>
        <w:rPr>
          <w:b/>
          <w:sz w:val="24"/>
          <w:szCs w:val="24"/>
        </w:rPr>
      </w:pPr>
    </w:p>
    <w:p w14:paraId="0000009F" w14:textId="77777777" w:rsidR="00F454AC" w:rsidRDefault="00F454AC">
      <w:pPr>
        <w:jc w:val="center"/>
        <w:rPr>
          <w:b/>
          <w:sz w:val="24"/>
          <w:szCs w:val="24"/>
        </w:rPr>
      </w:pPr>
    </w:p>
    <w:p w14:paraId="000000A0" w14:textId="77777777" w:rsidR="00F454AC" w:rsidRDefault="00F454AC">
      <w:pPr>
        <w:jc w:val="center"/>
        <w:rPr>
          <w:b/>
          <w:sz w:val="24"/>
          <w:szCs w:val="24"/>
        </w:rPr>
      </w:pPr>
    </w:p>
    <w:p w14:paraId="000000A1" w14:textId="77777777" w:rsidR="00F454AC" w:rsidRDefault="00F454AC">
      <w:pPr>
        <w:jc w:val="center"/>
        <w:rPr>
          <w:b/>
          <w:sz w:val="24"/>
          <w:szCs w:val="24"/>
        </w:rPr>
      </w:pPr>
    </w:p>
    <w:p w14:paraId="000000A2" w14:textId="77777777" w:rsidR="00F454AC" w:rsidRDefault="00F454AC">
      <w:pPr>
        <w:jc w:val="center"/>
        <w:rPr>
          <w:b/>
          <w:sz w:val="24"/>
          <w:szCs w:val="24"/>
        </w:rPr>
      </w:pPr>
    </w:p>
    <w:p w14:paraId="000000A3" w14:textId="77777777" w:rsidR="00F454AC" w:rsidRDefault="00F454AC">
      <w:pPr>
        <w:jc w:val="center"/>
        <w:rPr>
          <w:b/>
          <w:sz w:val="24"/>
          <w:szCs w:val="24"/>
        </w:rPr>
      </w:pPr>
    </w:p>
    <w:p w14:paraId="000000A4" w14:textId="77777777" w:rsidR="00F454AC" w:rsidRDefault="00F454AC">
      <w:pPr>
        <w:jc w:val="center"/>
        <w:rPr>
          <w:b/>
          <w:sz w:val="24"/>
          <w:szCs w:val="24"/>
        </w:rPr>
      </w:pPr>
    </w:p>
    <w:p w14:paraId="000000A5" w14:textId="77777777" w:rsidR="00F454AC" w:rsidRDefault="00F454AC">
      <w:pPr>
        <w:jc w:val="center"/>
        <w:rPr>
          <w:b/>
          <w:sz w:val="24"/>
          <w:szCs w:val="24"/>
        </w:rPr>
      </w:pPr>
    </w:p>
    <w:p w14:paraId="000000A6" w14:textId="77777777" w:rsidR="00F454AC" w:rsidRDefault="00F454AC">
      <w:pPr>
        <w:jc w:val="center"/>
        <w:rPr>
          <w:b/>
          <w:sz w:val="24"/>
          <w:szCs w:val="24"/>
        </w:rPr>
      </w:pPr>
    </w:p>
    <w:p w14:paraId="000000A7" w14:textId="77777777" w:rsidR="00F454AC" w:rsidRDefault="00F454AC">
      <w:pPr>
        <w:jc w:val="center"/>
        <w:rPr>
          <w:b/>
          <w:sz w:val="24"/>
          <w:szCs w:val="24"/>
        </w:rPr>
      </w:pPr>
    </w:p>
    <w:p w14:paraId="000000A8" w14:textId="77777777" w:rsidR="00F454AC" w:rsidRDefault="00F454AC">
      <w:pPr>
        <w:jc w:val="center"/>
        <w:rPr>
          <w:b/>
          <w:sz w:val="24"/>
          <w:szCs w:val="24"/>
        </w:rPr>
      </w:pPr>
    </w:p>
    <w:p w14:paraId="000000A9" w14:textId="77777777" w:rsidR="00F454AC" w:rsidRDefault="00F454AC">
      <w:pPr>
        <w:jc w:val="center"/>
        <w:rPr>
          <w:b/>
          <w:sz w:val="24"/>
          <w:szCs w:val="24"/>
        </w:rPr>
      </w:pPr>
    </w:p>
    <w:p w14:paraId="000000AA" w14:textId="77777777" w:rsidR="00F454AC" w:rsidRDefault="00F454AC">
      <w:pPr>
        <w:jc w:val="center"/>
        <w:rPr>
          <w:b/>
          <w:sz w:val="24"/>
          <w:szCs w:val="24"/>
        </w:rPr>
      </w:pPr>
    </w:p>
    <w:p w14:paraId="000000AB" w14:textId="77777777" w:rsidR="00F454AC" w:rsidRDefault="00F454AC">
      <w:pPr>
        <w:jc w:val="center"/>
        <w:rPr>
          <w:b/>
          <w:sz w:val="24"/>
          <w:szCs w:val="24"/>
        </w:rPr>
      </w:pPr>
    </w:p>
    <w:p w14:paraId="000000AC" w14:textId="77777777" w:rsidR="00F454AC" w:rsidRDefault="00F454AC">
      <w:pPr>
        <w:jc w:val="center"/>
        <w:rPr>
          <w:b/>
          <w:sz w:val="24"/>
          <w:szCs w:val="24"/>
        </w:rPr>
      </w:pPr>
    </w:p>
    <w:p w14:paraId="000000AD" w14:textId="77777777" w:rsidR="00F454AC" w:rsidRDefault="00F454AC">
      <w:pPr>
        <w:jc w:val="center"/>
        <w:rPr>
          <w:b/>
          <w:sz w:val="24"/>
          <w:szCs w:val="24"/>
        </w:rPr>
      </w:pPr>
    </w:p>
    <w:p w14:paraId="000000AE" w14:textId="77777777" w:rsidR="00F454AC" w:rsidRDefault="00F454AC">
      <w:pPr>
        <w:jc w:val="center"/>
        <w:rPr>
          <w:b/>
          <w:sz w:val="24"/>
          <w:szCs w:val="24"/>
        </w:rPr>
      </w:pPr>
    </w:p>
    <w:p w14:paraId="000000AF" w14:textId="77777777" w:rsidR="00F454AC" w:rsidRDefault="00F454AC">
      <w:pPr>
        <w:jc w:val="center"/>
        <w:rPr>
          <w:b/>
          <w:sz w:val="24"/>
          <w:szCs w:val="24"/>
        </w:rPr>
      </w:pPr>
    </w:p>
    <w:p w14:paraId="000000B0" w14:textId="77777777" w:rsidR="00F454AC" w:rsidRDefault="00F454AC">
      <w:pPr>
        <w:jc w:val="center"/>
        <w:rPr>
          <w:b/>
          <w:sz w:val="24"/>
          <w:szCs w:val="24"/>
        </w:rPr>
      </w:pPr>
    </w:p>
    <w:p w14:paraId="000000B1" w14:textId="77777777" w:rsidR="00F454AC" w:rsidRDefault="00F454AC">
      <w:pPr>
        <w:jc w:val="center"/>
        <w:rPr>
          <w:b/>
          <w:sz w:val="24"/>
          <w:szCs w:val="24"/>
        </w:rPr>
      </w:pPr>
    </w:p>
    <w:p w14:paraId="000000B2" w14:textId="77777777" w:rsidR="00F454AC" w:rsidRDefault="00F454AC">
      <w:pPr>
        <w:jc w:val="center"/>
        <w:rPr>
          <w:b/>
          <w:sz w:val="24"/>
          <w:szCs w:val="24"/>
        </w:rPr>
      </w:pPr>
    </w:p>
    <w:p w14:paraId="000000B3" w14:textId="77777777" w:rsidR="00F454AC" w:rsidRDefault="00F454AC">
      <w:pPr>
        <w:jc w:val="center"/>
        <w:rPr>
          <w:b/>
          <w:sz w:val="24"/>
          <w:szCs w:val="24"/>
        </w:rPr>
      </w:pPr>
    </w:p>
    <w:p w14:paraId="000000B4" w14:textId="77777777" w:rsidR="00F454AC" w:rsidRDefault="00F454AC">
      <w:pPr>
        <w:jc w:val="center"/>
        <w:rPr>
          <w:b/>
          <w:sz w:val="24"/>
          <w:szCs w:val="24"/>
        </w:rPr>
      </w:pPr>
    </w:p>
    <w:p w14:paraId="000000B5" w14:textId="77777777" w:rsidR="00F454AC" w:rsidRDefault="00F454AC">
      <w:pPr>
        <w:jc w:val="center"/>
        <w:rPr>
          <w:b/>
          <w:sz w:val="24"/>
          <w:szCs w:val="24"/>
        </w:rPr>
      </w:pPr>
    </w:p>
    <w:p w14:paraId="000000B6" w14:textId="77777777" w:rsidR="00F454AC" w:rsidRDefault="00F454AC">
      <w:pPr>
        <w:jc w:val="center"/>
        <w:rPr>
          <w:b/>
          <w:sz w:val="24"/>
          <w:szCs w:val="24"/>
        </w:rPr>
      </w:pPr>
    </w:p>
    <w:p w14:paraId="000000B7" w14:textId="77777777" w:rsidR="00F454AC" w:rsidRDefault="00F454AC">
      <w:pPr>
        <w:jc w:val="center"/>
        <w:rPr>
          <w:b/>
          <w:sz w:val="24"/>
          <w:szCs w:val="24"/>
        </w:rPr>
      </w:pPr>
    </w:p>
    <w:p w14:paraId="000000B8" w14:textId="77777777" w:rsidR="00F454AC" w:rsidRDefault="00F454AC">
      <w:pPr>
        <w:jc w:val="center"/>
        <w:rPr>
          <w:b/>
          <w:sz w:val="24"/>
          <w:szCs w:val="24"/>
        </w:rPr>
      </w:pPr>
    </w:p>
    <w:p w14:paraId="000000B9" w14:textId="77777777" w:rsidR="00F454AC" w:rsidRDefault="00F454AC">
      <w:pPr>
        <w:jc w:val="center"/>
        <w:rPr>
          <w:b/>
          <w:sz w:val="24"/>
          <w:szCs w:val="24"/>
        </w:rPr>
      </w:pPr>
    </w:p>
    <w:p w14:paraId="000000BA" w14:textId="77777777" w:rsidR="00F454AC" w:rsidRDefault="00C374C5">
      <w:pPr>
        <w:rPr>
          <w:b/>
          <w:sz w:val="24"/>
          <w:szCs w:val="24"/>
        </w:rPr>
      </w:pPr>
      <w:r>
        <w:br w:type="page"/>
      </w:r>
    </w:p>
    <w:p w14:paraId="000000BB" w14:textId="77777777" w:rsidR="00F454AC" w:rsidRDefault="00C374C5">
      <w:pPr>
        <w:jc w:val="center"/>
        <w:rPr>
          <w:b/>
          <w:sz w:val="24"/>
          <w:szCs w:val="24"/>
        </w:rPr>
      </w:pPr>
      <w:bookmarkStart w:id="284" w:name="_heading=h.1fob9te" w:colFirst="0" w:colLast="0"/>
      <w:bookmarkEnd w:id="284"/>
      <w:r>
        <w:rPr>
          <w:b/>
          <w:sz w:val="24"/>
          <w:szCs w:val="24"/>
        </w:rPr>
        <w:lastRenderedPageBreak/>
        <w:t>Exhibit B</w:t>
      </w:r>
    </w:p>
    <w:p w14:paraId="000000BC" w14:textId="77777777" w:rsidR="00F454AC" w:rsidRDefault="00F454AC">
      <w:pPr>
        <w:jc w:val="center"/>
        <w:rPr>
          <w:b/>
          <w:sz w:val="24"/>
          <w:szCs w:val="24"/>
        </w:rPr>
      </w:pPr>
    </w:p>
    <w:p w14:paraId="000000BD" w14:textId="77777777" w:rsidR="00F454AC" w:rsidDel="002D7BFD" w:rsidRDefault="00C374C5">
      <w:pPr>
        <w:jc w:val="center"/>
        <w:rPr>
          <w:del w:id="285" w:author="Stankova-Bogoeva, Desislava" w:date="2022-01-21T19:25:00Z"/>
          <w:b/>
          <w:sz w:val="24"/>
          <w:szCs w:val="24"/>
        </w:rPr>
      </w:pPr>
      <w:r>
        <w:rPr>
          <w:b/>
          <w:sz w:val="24"/>
          <w:szCs w:val="24"/>
        </w:rPr>
        <w:t xml:space="preserve">Territory </w:t>
      </w:r>
    </w:p>
    <w:p w14:paraId="000000BE" w14:textId="77777777" w:rsidR="00F454AC" w:rsidRDefault="00F454AC" w:rsidP="002D7BFD">
      <w:pPr>
        <w:jc w:val="center"/>
        <w:rPr>
          <w:b/>
          <w:sz w:val="24"/>
          <w:szCs w:val="24"/>
        </w:rPr>
      </w:pPr>
    </w:p>
    <w:p w14:paraId="30872359" w14:textId="77777777" w:rsidR="002D7BFD" w:rsidRPr="002B7CD2" w:rsidRDefault="002D7BFD" w:rsidP="002D7BFD">
      <w:pPr>
        <w:jc w:val="both"/>
        <w:rPr>
          <w:ins w:id="286" w:author="Stankova-Bogoeva, Desislava" w:date="2022-01-21T19:25:00Z"/>
          <w:rFonts w:ascii="Helvetica" w:hAnsi="Helvetica"/>
          <w:b/>
        </w:rPr>
      </w:pPr>
    </w:p>
    <w:p w14:paraId="4B63CF45" w14:textId="77777777" w:rsidR="002D7BFD" w:rsidRPr="002B7CD2" w:rsidRDefault="002D7BFD" w:rsidP="002D7BFD">
      <w:pPr>
        <w:jc w:val="center"/>
        <w:rPr>
          <w:ins w:id="287" w:author="Stankova-Bogoeva, Desislava" w:date="2022-01-21T19:25:00Z"/>
          <w:rFonts w:ascii="Helvetica" w:hAnsi="Helvetica"/>
          <w:b/>
        </w:rPr>
      </w:pPr>
      <w:ins w:id="288" w:author="Stankova-Bogoeva, Desislava" w:date="2022-01-21T19:25:00Z">
        <w:r w:rsidRPr="002B7CD2">
          <w:rPr>
            <w:rFonts w:ascii="Helvetica" w:hAnsi="Helvetica"/>
            <w:b/>
          </w:rPr>
          <w:t>INGRAM MICRO</w:t>
        </w:r>
      </w:ins>
    </w:p>
    <w:p w14:paraId="4F135DE9" w14:textId="77777777" w:rsidR="002D7BFD" w:rsidRDefault="002D7BFD" w:rsidP="002D7BFD">
      <w:pPr>
        <w:jc w:val="center"/>
        <w:rPr>
          <w:ins w:id="289" w:author="Stankova-Bogoeva, Desislava" w:date="2022-01-21T19:25:00Z"/>
          <w:rFonts w:ascii="Helvetica" w:hAnsi="Helvetica"/>
          <w:b/>
        </w:rPr>
      </w:pPr>
      <w:ins w:id="290" w:author="Stankova-Bogoeva, Desislava" w:date="2022-01-21T19:25:00Z">
        <w:r w:rsidRPr="002B7CD2">
          <w:rPr>
            <w:rFonts w:ascii="Helvetica" w:hAnsi="Helvetica"/>
            <w:b/>
          </w:rPr>
          <w:t>AFFILIATED COMPANIES</w:t>
        </w:r>
      </w:ins>
    </w:p>
    <w:p w14:paraId="3506974D" w14:textId="77777777" w:rsidR="002D7BFD" w:rsidRPr="002B7CD2" w:rsidRDefault="002D7BFD" w:rsidP="002D7BFD">
      <w:pPr>
        <w:jc w:val="center"/>
        <w:rPr>
          <w:ins w:id="291" w:author="Stankova-Bogoeva, Desislava" w:date="2022-01-21T19:25:00Z"/>
          <w:rFonts w:ascii="Helvetica" w:hAnsi="Helvetica"/>
        </w:rPr>
      </w:pPr>
    </w:p>
    <w:tbl>
      <w:tblPr>
        <w:tblW w:w="10350" w:type="dxa"/>
        <w:tblInd w:w="108" w:type="dxa"/>
        <w:tblBorders>
          <w:top w:val="single" w:sz="12" w:space="0" w:color="000000"/>
          <w:bottom w:val="single" w:sz="12" w:space="0" w:color="000000"/>
        </w:tblBorders>
        <w:tblLayout w:type="fixed"/>
        <w:tblLook w:val="00A0" w:firstRow="1" w:lastRow="0" w:firstColumn="1" w:lastColumn="0" w:noHBand="0" w:noVBand="0"/>
      </w:tblPr>
      <w:tblGrid>
        <w:gridCol w:w="1350"/>
        <w:gridCol w:w="2761"/>
        <w:gridCol w:w="29"/>
        <w:gridCol w:w="2880"/>
        <w:gridCol w:w="3330"/>
      </w:tblGrid>
      <w:tr w:rsidR="002D7BFD" w:rsidRPr="002B7CD2" w14:paraId="76F03D8B" w14:textId="77777777" w:rsidTr="000472A7">
        <w:trPr>
          <w:ins w:id="292" w:author="Stankova-Bogoeva, Desislava" w:date="2022-01-21T19:25:00Z"/>
        </w:trPr>
        <w:tc>
          <w:tcPr>
            <w:tcW w:w="1350" w:type="dxa"/>
            <w:tcBorders>
              <w:bottom w:val="single" w:sz="6" w:space="0" w:color="000000"/>
            </w:tcBorders>
            <w:shd w:val="clear" w:color="auto" w:fill="002060"/>
          </w:tcPr>
          <w:p w14:paraId="58E72EC7" w14:textId="77777777" w:rsidR="002D7BFD" w:rsidRPr="002B7CD2" w:rsidRDefault="002D7BFD" w:rsidP="000472A7">
            <w:pPr>
              <w:rPr>
                <w:ins w:id="293" w:author="Stankova-Bogoeva, Desislava" w:date="2022-01-21T19:25:00Z"/>
                <w:rFonts w:ascii="Helvetica" w:hAnsi="Helvetica"/>
                <w:b/>
                <w:bCs/>
                <w:sz w:val="18"/>
                <w:szCs w:val="18"/>
              </w:rPr>
            </w:pPr>
            <w:ins w:id="294" w:author="Stankova-Bogoeva, Desislava" w:date="2022-01-21T19:25:00Z">
              <w:r w:rsidRPr="002B7CD2">
                <w:rPr>
                  <w:rFonts w:ascii="Helvetica" w:hAnsi="Helvetica"/>
                  <w:b/>
                  <w:bCs/>
                  <w:sz w:val="18"/>
                  <w:szCs w:val="18"/>
                </w:rPr>
                <w:t>COUNTRY</w:t>
              </w:r>
            </w:ins>
          </w:p>
        </w:tc>
        <w:tc>
          <w:tcPr>
            <w:tcW w:w="2790" w:type="dxa"/>
            <w:gridSpan w:val="2"/>
            <w:tcBorders>
              <w:bottom w:val="single" w:sz="6" w:space="0" w:color="000000"/>
            </w:tcBorders>
            <w:shd w:val="clear" w:color="auto" w:fill="002060"/>
          </w:tcPr>
          <w:p w14:paraId="37FA5EE9" w14:textId="77777777" w:rsidR="002D7BFD" w:rsidRPr="002B7CD2" w:rsidRDefault="002D7BFD" w:rsidP="000472A7">
            <w:pPr>
              <w:rPr>
                <w:ins w:id="295" w:author="Stankova-Bogoeva, Desislava" w:date="2022-01-21T19:25:00Z"/>
                <w:rFonts w:ascii="Helvetica" w:hAnsi="Helvetica"/>
                <w:b/>
                <w:sz w:val="18"/>
                <w:szCs w:val="18"/>
              </w:rPr>
            </w:pPr>
            <w:ins w:id="296" w:author="Stankova-Bogoeva, Desislava" w:date="2022-01-21T19:25:00Z">
              <w:r w:rsidRPr="002B7CD2">
                <w:rPr>
                  <w:rFonts w:ascii="Helvetica" w:hAnsi="Helvetica"/>
                  <w:b/>
                  <w:sz w:val="18"/>
                  <w:szCs w:val="18"/>
                </w:rPr>
                <w:t>PURCHASING ENTITY</w:t>
              </w:r>
            </w:ins>
          </w:p>
        </w:tc>
        <w:tc>
          <w:tcPr>
            <w:tcW w:w="2880" w:type="dxa"/>
            <w:tcBorders>
              <w:bottom w:val="single" w:sz="6" w:space="0" w:color="000000"/>
            </w:tcBorders>
            <w:shd w:val="clear" w:color="auto" w:fill="002060"/>
          </w:tcPr>
          <w:p w14:paraId="1B17E996" w14:textId="77777777" w:rsidR="002D7BFD" w:rsidRPr="002B7CD2" w:rsidRDefault="002D7BFD" w:rsidP="000472A7">
            <w:pPr>
              <w:rPr>
                <w:ins w:id="297" w:author="Stankova-Bogoeva, Desislava" w:date="2022-01-21T19:25:00Z"/>
                <w:rFonts w:ascii="Helvetica" w:hAnsi="Helvetica"/>
                <w:b/>
                <w:sz w:val="18"/>
                <w:szCs w:val="18"/>
              </w:rPr>
            </w:pPr>
            <w:ins w:id="298" w:author="Stankova-Bogoeva, Desislava" w:date="2022-01-21T19:25:00Z">
              <w:r w:rsidRPr="002B7CD2">
                <w:rPr>
                  <w:rFonts w:ascii="Helvetica" w:hAnsi="Helvetica"/>
                  <w:b/>
                  <w:sz w:val="18"/>
                  <w:szCs w:val="18"/>
                </w:rPr>
                <w:t>INVOICING ADDRESS</w:t>
              </w:r>
            </w:ins>
          </w:p>
        </w:tc>
        <w:tc>
          <w:tcPr>
            <w:tcW w:w="3330" w:type="dxa"/>
            <w:tcBorders>
              <w:bottom w:val="single" w:sz="6" w:space="0" w:color="000000"/>
            </w:tcBorders>
            <w:shd w:val="clear" w:color="auto" w:fill="002060"/>
          </w:tcPr>
          <w:p w14:paraId="7F68EA44" w14:textId="77777777" w:rsidR="002D7BFD" w:rsidRPr="002B7CD2" w:rsidRDefault="002D7BFD" w:rsidP="000472A7">
            <w:pPr>
              <w:rPr>
                <w:ins w:id="299" w:author="Stankova-Bogoeva, Desislava" w:date="2022-01-21T19:25:00Z"/>
                <w:rFonts w:ascii="Helvetica" w:hAnsi="Helvetica"/>
                <w:b/>
                <w:sz w:val="18"/>
                <w:szCs w:val="18"/>
              </w:rPr>
            </w:pPr>
            <w:ins w:id="300" w:author="Stankova-Bogoeva, Desislava" w:date="2022-01-21T19:25:00Z">
              <w:r w:rsidRPr="002B7CD2">
                <w:rPr>
                  <w:rFonts w:ascii="Helvetica" w:hAnsi="Helvetica"/>
                  <w:b/>
                  <w:sz w:val="18"/>
                  <w:szCs w:val="18"/>
                </w:rPr>
                <w:t>WAREHOUSE (Ship-To) ADDRESS</w:t>
              </w:r>
            </w:ins>
          </w:p>
        </w:tc>
      </w:tr>
      <w:tr w:rsidR="002D7BFD" w:rsidRPr="002B7CD2" w14:paraId="687940C2" w14:textId="77777777" w:rsidTr="000472A7">
        <w:trPr>
          <w:ins w:id="301" w:author="Stankova-Bogoeva, Desislava" w:date="2022-01-21T19:25:00Z"/>
        </w:trPr>
        <w:tc>
          <w:tcPr>
            <w:tcW w:w="10350" w:type="dxa"/>
            <w:gridSpan w:val="5"/>
            <w:shd w:val="clear" w:color="auto" w:fill="8DB3E2" w:themeFill="text2" w:themeFillTint="66"/>
          </w:tcPr>
          <w:p w14:paraId="7975EDA9" w14:textId="77777777" w:rsidR="002D7BFD" w:rsidRPr="002B7CD2" w:rsidRDefault="002D7BFD" w:rsidP="000472A7">
            <w:pPr>
              <w:jc w:val="center"/>
              <w:rPr>
                <w:ins w:id="302" w:author="Stankova-Bogoeva, Desislava" w:date="2022-01-21T19:25:00Z"/>
                <w:rFonts w:ascii="Helvetica" w:hAnsi="Helvetica"/>
                <w:b/>
                <w:sz w:val="18"/>
                <w:szCs w:val="18"/>
                <w:lang w:val="nl-NL"/>
              </w:rPr>
            </w:pPr>
            <w:ins w:id="303" w:author="Stankova-Bogoeva, Desislava" w:date="2022-01-21T19:25:00Z">
              <w:r w:rsidRPr="002B7CD2">
                <w:rPr>
                  <w:rFonts w:ascii="Helvetica" w:hAnsi="Helvetica"/>
                  <w:b/>
                  <w:sz w:val="18"/>
                  <w:szCs w:val="18"/>
                  <w:lang w:val="nl-NL"/>
                </w:rPr>
                <w:t>MIDDLE-EAST &amp; AFRICA</w:t>
              </w:r>
            </w:ins>
          </w:p>
          <w:p w14:paraId="3C2B6973" w14:textId="77777777" w:rsidR="002D7BFD" w:rsidRPr="002B7CD2" w:rsidRDefault="002D7BFD" w:rsidP="000472A7">
            <w:pPr>
              <w:jc w:val="center"/>
              <w:rPr>
                <w:ins w:id="304" w:author="Stankova-Bogoeva, Desislava" w:date="2022-01-21T19:25:00Z"/>
                <w:rFonts w:ascii="Helvetica" w:hAnsi="Helvetica"/>
                <w:b/>
                <w:sz w:val="18"/>
                <w:szCs w:val="18"/>
                <w:lang w:val="nl-NL"/>
              </w:rPr>
            </w:pPr>
            <w:ins w:id="305" w:author="Stankova-Bogoeva, Desislava" w:date="2022-01-21T19:25:00Z">
              <w:r w:rsidRPr="002B7CD2">
                <w:rPr>
                  <w:rFonts w:ascii="Helvetica" w:hAnsi="Helvetica"/>
                  <w:b/>
                  <w:i/>
                  <w:iCs/>
                  <w:sz w:val="18"/>
                  <w:szCs w:val="18"/>
                </w:rPr>
                <w:t>[Note: Invoicing Address and Warehouse address may depend on Vendor]</w:t>
              </w:r>
            </w:ins>
          </w:p>
        </w:tc>
      </w:tr>
      <w:tr w:rsidR="002D7BFD" w:rsidRPr="002B7CD2" w14:paraId="44B18917" w14:textId="77777777" w:rsidTr="000472A7">
        <w:trPr>
          <w:trHeight w:val="1211"/>
          <w:ins w:id="306" w:author="Stankova-Bogoeva, Desislava" w:date="2022-01-21T19:25:00Z"/>
        </w:trPr>
        <w:tc>
          <w:tcPr>
            <w:tcW w:w="1350" w:type="dxa"/>
            <w:shd w:val="solid" w:color="C0C0C0" w:fill="FFFFFF"/>
          </w:tcPr>
          <w:p w14:paraId="0EB64678" w14:textId="77777777" w:rsidR="002D7BFD" w:rsidRPr="002B7CD2" w:rsidRDefault="002D7BFD" w:rsidP="000472A7">
            <w:pPr>
              <w:rPr>
                <w:ins w:id="307" w:author="Stankova-Bogoeva, Desislava" w:date="2022-01-21T19:25:00Z"/>
                <w:rFonts w:ascii="Helvetica" w:hAnsi="Helvetica"/>
                <w:b/>
                <w:bCs/>
                <w:sz w:val="18"/>
                <w:szCs w:val="18"/>
              </w:rPr>
            </w:pPr>
            <w:ins w:id="308" w:author="Stankova-Bogoeva, Desislava" w:date="2022-01-21T19:25:00Z">
              <w:r w:rsidRPr="002B7CD2">
                <w:rPr>
                  <w:rFonts w:ascii="Helvetica" w:hAnsi="Helvetica"/>
                  <w:b/>
                  <w:bCs/>
                  <w:sz w:val="18"/>
                  <w:szCs w:val="18"/>
                </w:rPr>
                <w:t>Egypt, Libya</w:t>
              </w:r>
            </w:ins>
          </w:p>
        </w:tc>
        <w:tc>
          <w:tcPr>
            <w:tcW w:w="2761" w:type="dxa"/>
          </w:tcPr>
          <w:p w14:paraId="01BA23F8" w14:textId="77777777" w:rsidR="002D7BFD" w:rsidRPr="002B7CD2" w:rsidRDefault="002D7BFD" w:rsidP="000472A7">
            <w:pPr>
              <w:rPr>
                <w:ins w:id="309" w:author="Stankova-Bogoeva, Desislava" w:date="2022-01-21T19:25:00Z"/>
                <w:rFonts w:ascii="Helvetica" w:hAnsi="Helvetica"/>
                <w:b/>
                <w:sz w:val="18"/>
                <w:szCs w:val="18"/>
              </w:rPr>
            </w:pPr>
            <w:ins w:id="310" w:author="Stankova-Bogoeva, Desislava" w:date="2022-01-21T19:25:00Z">
              <w:r w:rsidRPr="002B7CD2">
                <w:rPr>
                  <w:rFonts w:ascii="Helvetica" w:hAnsi="Helvetica"/>
                  <w:b/>
                  <w:sz w:val="18"/>
                  <w:szCs w:val="18"/>
                </w:rPr>
                <w:t>Aptec Egypt LLC</w:t>
              </w:r>
            </w:ins>
          </w:p>
          <w:p w14:paraId="5D028150" w14:textId="77777777" w:rsidR="002D7BFD" w:rsidRPr="002B7CD2" w:rsidRDefault="002D7BFD" w:rsidP="000472A7">
            <w:pPr>
              <w:rPr>
                <w:ins w:id="311" w:author="Stankova-Bogoeva, Desislava" w:date="2022-01-21T19:25:00Z"/>
                <w:rFonts w:ascii="Helvetica" w:hAnsi="Helvetica"/>
                <w:b/>
                <w:sz w:val="18"/>
                <w:szCs w:val="18"/>
                <w:lang w:val="de-DE"/>
              </w:rPr>
            </w:pPr>
            <w:ins w:id="312" w:author="Stankova-Bogoeva, Desislava" w:date="2022-01-21T19:25:00Z">
              <w:r w:rsidRPr="002B7CD2">
                <w:rPr>
                  <w:rFonts w:ascii="Helvetica" w:hAnsi="Helvetica"/>
                  <w:bCs/>
                  <w:sz w:val="18"/>
                  <w:szCs w:val="18"/>
                </w:rPr>
                <w:t>KM 30, Cairo-Ismailia, Desert Road, Egypt</w:t>
              </w:r>
              <w:r w:rsidRPr="002B7CD2">
                <w:rPr>
                  <w:rFonts w:ascii="Helvetica" w:hAnsi="Helvetica"/>
                  <w:bCs/>
                  <w:sz w:val="18"/>
                  <w:szCs w:val="18"/>
                  <w:lang w:val="de-DE"/>
                </w:rPr>
                <w:br/>
              </w:r>
            </w:ins>
          </w:p>
          <w:p w14:paraId="4427B7F3" w14:textId="77777777" w:rsidR="002D7BFD" w:rsidRPr="002B7CD2" w:rsidRDefault="002D7BFD" w:rsidP="000472A7">
            <w:pPr>
              <w:rPr>
                <w:ins w:id="313" w:author="Stankova-Bogoeva, Desislava" w:date="2022-01-21T19:25:00Z"/>
                <w:rFonts w:ascii="Helvetica" w:hAnsi="Helvetica"/>
                <w:b/>
                <w:sz w:val="18"/>
                <w:szCs w:val="18"/>
                <w:lang w:val="de-DE"/>
              </w:rPr>
            </w:pPr>
          </w:p>
        </w:tc>
        <w:tc>
          <w:tcPr>
            <w:tcW w:w="2909" w:type="dxa"/>
            <w:gridSpan w:val="2"/>
          </w:tcPr>
          <w:p w14:paraId="42C8C69C" w14:textId="77777777" w:rsidR="002D7BFD" w:rsidRPr="002B7CD2" w:rsidRDefault="002D7BFD" w:rsidP="000472A7">
            <w:pPr>
              <w:rPr>
                <w:ins w:id="314" w:author="Stankova-Bogoeva, Desislava" w:date="2022-01-21T19:25:00Z"/>
                <w:rFonts w:ascii="Helvetica" w:hAnsi="Helvetica"/>
                <w:sz w:val="18"/>
                <w:szCs w:val="18"/>
                <w:lang w:val="de-DE"/>
              </w:rPr>
            </w:pPr>
            <w:ins w:id="315" w:author="Stankova-Bogoeva, Desislava" w:date="2022-01-21T19:25:00Z">
              <w:r w:rsidRPr="002B7CD2">
                <w:rPr>
                  <w:rFonts w:ascii="Helvetica" w:hAnsi="Helvetica"/>
                  <w:b/>
                  <w:sz w:val="18"/>
                  <w:szCs w:val="18"/>
                  <w:lang w:val="de-DE"/>
                </w:rPr>
                <w:t xml:space="preserve">Aptec Egypt </w:t>
              </w:r>
              <w:r w:rsidRPr="002B7CD2">
                <w:rPr>
                  <w:rFonts w:ascii="Helvetica" w:hAnsi="Helvetica"/>
                  <w:b/>
                  <w:sz w:val="18"/>
                  <w:szCs w:val="18"/>
                  <w:lang w:val="de-DE"/>
                </w:rPr>
                <w:br/>
              </w:r>
              <w:r w:rsidRPr="002B7CD2">
                <w:rPr>
                  <w:rFonts w:ascii="Helvetica" w:hAnsi="Helvetica"/>
                  <w:bCs/>
                  <w:sz w:val="18"/>
                  <w:szCs w:val="18"/>
                </w:rPr>
                <w:t>KM 30, Cairo-Ismailia, Desert Road, Egypt</w:t>
              </w:r>
            </w:ins>
          </w:p>
        </w:tc>
        <w:tc>
          <w:tcPr>
            <w:tcW w:w="3330" w:type="dxa"/>
          </w:tcPr>
          <w:p w14:paraId="2B7826A4" w14:textId="77777777" w:rsidR="002D7BFD" w:rsidRPr="002B7CD2" w:rsidRDefault="002D7BFD" w:rsidP="000472A7">
            <w:pPr>
              <w:rPr>
                <w:ins w:id="316" w:author="Stankova-Bogoeva, Desislava" w:date="2022-01-21T19:25:00Z"/>
                <w:rFonts w:ascii="Helvetica" w:hAnsi="Helvetica"/>
                <w:bCs/>
                <w:sz w:val="18"/>
                <w:szCs w:val="18"/>
                <w:lang w:val="de-DE"/>
              </w:rPr>
            </w:pPr>
            <w:ins w:id="317" w:author="Stankova-Bogoeva, Desislava" w:date="2022-01-21T19:25:00Z">
              <w:r w:rsidRPr="002B7CD2">
                <w:rPr>
                  <w:rFonts w:ascii="Helvetica" w:hAnsi="Helvetica"/>
                  <w:b/>
                  <w:sz w:val="18"/>
                  <w:szCs w:val="18"/>
                  <w:lang w:val="de-DE"/>
                </w:rPr>
                <w:t xml:space="preserve">Aptec Egypt </w:t>
              </w:r>
              <w:r w:rsidRPr="002B7CD2">
                <w:rPr>
                  <w:rFonts w:ascii="Helvetica" w:hAnsi="Helvetica"/>
                  <w:b/>
                  <w:sz w:val="18"/>
                  <w:szCs w:val="18"/>
                  <w:lang w:val="de-DE"/>
                </w:rPr>
                <w:br/>
              </w:r>
              <w:r w:rsidRPr="002B7CD2">
                <w:rPr>
                  <w:rFonts w:ascii="Helvetica" w:hAnsi="Helvetica"/>
                  <w:bCs/>
                  <w:sz w:val="18"/>
                  <w:szCs w:val="18"/>
                  <w:lang w:val="de-DE"/>
                </w:rPr>
                <w:t xml:space="preserve">K30 Misr-Ismailia road, </w:t>
              </w:r>
            </w:ins>
          </w:p>
          <w:p w14:paraId="3B6F1E7F" w14:textId="77777777" w:rsidR="002D7BFD" w:rsidRPr="002B7CD2" w:rsidRDefault="002D7BFD" w:rsidP="000472A7">
            <w:pPr>
              <w:rPr>
                <w:ins w:id="318" w:author="Stankova-Bogoeva, Desislava" w:date="2022-01-21T19:25:00Z"/>
                <w:rFonts w:ascii="Helvetica" w:hAnsi="Helvetica"/>
                <w:bCs/>
                <w:sz w:val="18"/>
                <w:szCs w:val="18"/>
                <w:lang w:val="de-DE"/>
              </w:rPr>
            </w:pPr>
            <w:ins w:id="319" w:author="Stankova-Bogoeva, Desislava" w:date="2022-01-21T19:25:00Z">
              <w:r w:rsidRPr="002B7CD2">
                <w:rPr>
                  <w:rFonts w:ascii="Helvetica" w:hAnsi="Helvetica"/>
                  <w:bCs/>
                  <w:sz w:val="18"/>
                  <w:szCs w:val="18"/>
                  <w:lang w:val="de-DE"/>
                </w:rPr>
                <w:t>Obour City,</w:t>
              </w:r>
            </w:ins>
          </w:p>
          <w:p w14:paraId="30F1BB77" w14:textId="77777777" w:rsidR="002D7BFD" w:rsidRPr="002B7CD2" w:rsidRDefault="002D7BFD" w:rsidP="000472A7">
            <w:pPr>
              <w:rPr>
                <w:ins w:id="320" w:author="Stankova-Bogoeva, Desislava" w:date="2022-01-21T19:25:00Z"/>
                <w:rFonts w:ascii="Helvetica" w:hAnsi="Helvetica"/>
                <w:sz w:val="18"/>
                <w:szCs w:val="18"/>
                <w:lang w:val="nl-NL"/>
              </w:rPr>
            </w:pPr>
            <w:ins w:id="321" w:author="Stankova-Bogoeva, Desislava" w:date="2022-01-21T19:25:00Z">
              <w:r w:rsidRPr="002B7CD2">
                <w:rPr>
                  <w:rFonts w:ascii="Helvetica" w:hAnsi="Helvetica"/>
                  <w:bCs/>
                  <w:sz w:val="18"/>
                  <w:szCs w:val="18"/>
                  <w:lang w:val="de-DE"/>
                </w:rPr>
                <w:t xml:space="preserve">Cairo, </w:t>
              </w:r>
              <w:r w:rsidRPr="002B7CD2">
                <w:rPr>
                  <w:rFonts w:ascii="Helvetica" w:hAnsi="Helvetica"/>
                  <w:bCs/>
                  <w:sz w:val="18"/>
                  <w:szCs w:val="18"/>
                  <w:lang w:val="de-DE"/>
                </w:rPr>
                <w:br/>
                <w:t>Egypt</w:t>
              </w:r>
            </w:ins>
          </w:p>
        </w:tc>
      </w:tr>
      <w:tr w:rsidR="002D7BFD" w:rsidRPr="002B7CD2" w14:paraId="4991B00F" w14:textId="77777777" w:rsidTr="000472A7">
        <w:trPr>
          <w:ins w:id="322" w:author="Stankova-Bogoeva, Desislava" w:date="2022-01-21T19:25:00Z"/>
        </w:trPr>
        <w:tc>
          <w:tcPr>
            <w:tcW w:w="1350" w:type="dxa"/>
            <w:shd w:val="solid" w:color="C0C0C0" w:fill="FFFFFF"/>
          </w:tcPr>
          <w:p w14:paraId="69E50E6B" w14:textId="77777777" w:rsidR="002D7BFD" w:rsidRPr="002B7CD2" w:rsidRDefault="002D7BFD" w:rsidP="000472A7">
            <w:pPr>
              <w:rPr>
                <w:ins w:id="323" w:author="Stankova-Bogoeva, Desislava" w:date="2022-01-21T19:25:00Z"/>
                <w:rFonts w:ascii="Helvetica" w:hAnsi="Helvetica"/>
                <w:b/>
                <w:bCs/>
                <w:sz w:val="18"/>
                <w:szCs w:val="18"/>
              </w:rPr>
            </w:pPr>
            <w:ins w:id="324" w:author="Stankova-Bogoeva, Desislava" w:date="2022-01-21T19:25:00Z">
              <w:r w:rsidRPr="002B7CD2">
                <w:rPr>
                  <w:rFonts w:ascii="Helvetica" w:hAnsi="Helvetica"/>
                  <w:b/>
                  <w:bCs/>
                  <w:sz w:val="18"/>
                  <w:szCs w:val="18"/>
                </w:rPr>
                <w:t>Lebanon, Jordan, Iraq</w:t>
              </w:r>
            </w:ins>
          </w:p>
        </w:tc>
        <w:tc>
          <w:tcPr>
            <w:tcW w:w="2761" w:type="dxa"/>
          </w:tcPr>
          <w:p w14:paraId="136721A0" w14:textId="77777777" w:rsidR="002D7BFD" w:rsidRPr="002B7CD2" w:rsidRDefault="002D7BFD" w:rsidP="000472A7">
            <w:pPr>
              <w:rPr>
                <w:ins w:id="325" w:author="Stankova-Bogoeva, Desislava" w:date="2022-01-21T19:25:00Z"/>
                <w:rFonts w:ascii="Helvetica" w:hAnsi="Helvetica"/>
                <w:b/>
                <w:sz w:val="18"/>
                <w:szCs w:val="18"/>
              </w:rPr>
            </w:pPr>
            <w:ins w:id="326" w:author="Stankova-Bogoeva, Desislava" w:date="2022-01-21T19:25:00Z">
              <w:r w:rsidRPr="002B7CD2">
                <w:rPr>
                  <w:rFonts w:ascii="Helvetica" w:hAnsi="Helvetica"/>
                  <w:b/>
                  <w:sz w:val="18"/>
                  <w:szCs w:val="18"/>
                </w:rPr>
                <w:t>Ingram Micro Levant S.A.L</w:t>
              </w:r>
            </w:ins>
          </w:p>
          <w:p w14:paraId="7681A92D" w14:textId="77777777" w:rsidR="002D7BFD" w:rsidRPr="002B7CD2" w:rsidRDefault="002D7BFD" w:rsidP="000472A7">
            <w:pPr>
              <w:rPr>
                <w:ins w:id="327" w:author="Stankova-Bogoeva, Desislava" w:date="2022-01-21T19:25:00Z"/>
                <w:rFonts w:ascii="Helvetica" w:hAnsi="Helvetica"/>
                <w:bCs/>
                <w:sz w:val="18"/>
                <w:szCs w:val="18"/>
              </w:rPr>
            </w:pPr>
            <w:ins w:id="328" w:author="Stankova-Bogoeva, Desislava" w:date="2022-01-21T19:25:00Z">
              <w:r w:rsidRPr="002B7CD2">
                <w:rPr>
                  <w:rFonts w:ascii="Helvetica" w:hAnsi="Helvetica"/>
                  <w:bCs/>
                  <w:sz w:val="18"/>
                  <w:szCs w:val="18"/>
                </w:rPr>
                <w:t>St. George Square Bloc A</w:t>
              </w:r>
            </w:ins>
          </w:p>
          <w:p w14:paraId="67440A13" w14:textId="77777777" w:rsidR="002D7BFD" w:rsidRPr="002B7CD2" w:rsidRDefault="002D7BFD" w:rsidP="000472A7">
            <w:pPr>
              <w:rPr>
                <w:ins w:id="329" w:author="Stankova-Bogoeva, Desislava" w:date="2022-01-21T19:25:00Z"/>
                <w:rFonts w:ascii="Helvetica" w:hAnsi="Helvetica"/>
                <w:bCs/>
                <w:sz w:val="18"/>
                <w:szCs w:val="18"/>
              </w:rPr>
            </w:pPr>
            <w:ins w:id="330" w:author="Stankova-Bogoeva, Desislava" w:date="2022-01-21T19:25:00Z">
              <w:r w:rsidRPr="002B7CD2">
                <w:rPr>
                  <w:rFonts w:ascii="Helvetica" w:hAnsi="Helvetica"/>
                  <w:bCs/>
                  <w:sz w:val="18"/>
                  <w:szCs w:val="18"/>
                </w:rPr>
                <w:t xml:space="preserve">2nd Floor, Jal </w:t>
              </w:r>
              <w:proofErr w:type="spellStart"/>
              <w:r w:rsidRPr="002B7CD2">
                <w:rPr>
                  <w:rFonts w:ascii="Helvetica" w:hAnsi="Helvetica"/>
                  <w:bCs/>
                  <w:sz w:val="18"/>
                  <w:szCs w:val="18"/>
                </w:rPr>
                <w:t>el</w:t>
              </w:r>
              <w:proofErr w:type="spellEnd"/>
              <w:r w:rsidRPr="002B7CD2">
                <w:rPr>
                  <w:rFonts w:ascii="Helvetica" w:hAnsi="Helvetica"/>
                  <w:bCs/>
                  <w:sz w:val="18"/>
                  <w:szCs w:val="18"/>
                </w:rPr>
                <w:t xml:space="preserve"> Dib,</w:t>
              </w:r>
            </w:ins>
          </w:p>
          <w:p w14:paraId="384355F1" w14:textId="77777777" w:rsidR="002D7BFD" w:rsidRPr="002B7CD2" w:rsidRDefault="002D7BFD" w:rsidP="000472A7">
            <w:pPr>
              <w:rPr>
                <w:ins w:id="331" w:author="Stankova-Bogoeva, Desislava" w:date="2022-01-21T19:25:00Z"/>
                <w:rFonts w:ascii="Helvetica" w:hAnsi="Helvetica"/>
                <w:bCs/>
                <w:sz w:val="18"/>
                <w:szCs w:val="18"/>
              </w:rPr>
            </w:pPr>
            <w:ins w:id="332" w:author="Stankova-Bogoeva, Desislava" w:date="2022-01-21T19:25:00Z">
              <w:r w:rsidRPr="002B7CD2">
                <w:rPr>
                  <w:rFonts w:ascii="Helvetica" w:hAnsi="Helvetica"/>
                  <w:bCs/>
                  <w:sz w:val="18"/>
                  <w:szCs w:val="18"/>
                </w:rPr>
                <w:t>Beirut, Lebanon</w:t>
              </w:r>
            </w:ins>
          </w:p>
          <w:p w14:paraId="0A44CCA1" w14:textId="77777777" w:rsidR="002D7BFD" w:rsidRPr="002B7CD2" w:rsidRDefault="002D7BFD" w:rsidP="000472A7">
            <w:pPr>
              <w:rPr>
                <w:ins w:id="333" w:author="Stankova-Bogoeva, Desislava" w:date="2022-01-21T19:25:00Z"/>
                <w:rFonts w:ascii="Helvetica" w:hAnsi="Helvetica"/>
                <w:bCs/>
                <w:sz w:val="18"/>
                <w:szCs w:val="18"/>
              </w:rPr>
            </w:pPr>
          </w:p>
          <w:p w14:paraId="0C6AFA4F" w14:textId="77777777" w:rsidR="002D7BFD" w:rsidRPr="002B7CD2" w:rsidRDefault="002D7BFD" w:rsidP="000472A7">
            <w:pPr>
              <w:rPr>
                <w:ins w:id="334" w:author="Stankova-Bogoeva, Desislava" w:date="2022-01-21T19:25:00Z"/>
                <w:rFonts w:ascii="Helvetica" w:hAnsi="Helvetica"/>
                <w:b/>
                <w:sz w:val="18"/>
                <w:szCs w:val="18"/>
              </w:rPr>
            </w:pPr>
          </w:p>
        </w:tc>
        <w:tc>
          <w:tcPr>
            <w:tcW w:w="2909" w:type="dxa"/>
            <w:gridSpan w:val="2"/>
          </w:tcPr>
          <w:p w14:paraId="7F11568D" w14:textId="77777777" w:rsidR="002D7BFD" w:rsidRPr="002B7CD2" w:rsidRDefault="002D7BFD" w:rsidP="000472A7">
            <w:pPr>
              <w:rPr>
                <w:ins w:id="335" w:author="Stankova-Bogoeva, Desislava" w:date="2022-01-21T19:25:00Z"/>
                <w:rFonts w:ascii="Helvetica" w:hAnsi="Helvetica"/>
                <w:b/>
                <w:sz w:val="18"/>
                <w:szCs w:val="18"/>
              </w:rPr>
            </w:pPr>
            <w:ins w:id="336" w:author="Stankova-Bogoeva, Desislava" w:date="2022-01-21T19:25:00Z">
              <w:r w:rsidRPr="002B7CD2">
                <w:rPr>
                  <w:rFonts w:ascii="Helvetica" w:hAnsi="Helvetica"/>
                  <w:b/>
                  <w:sz w:val="18"/>
                  <w:szCs w:val="18"/>
                </w:rPr>
                <w:t>Ingram Micro Levant S.A.L</w:t>
              </w:r>
            </w:ins>
          </w:p>
          <w:p w14:paraId="573265B8" w14:textId="77777777" w:rsidR="002D7BFD" w:rsidRPr="002B7CD2" w:rsidRDefault="002D7BFD" w:rsidP="000472A7">
            <w:pPr>
              <w:rPr>
                <w:ins w:id="337" w:author="Stankova-Bogoeva, Desislava" w:date="2022-01-21T19:25:00Z"/>
                <w:rFonts w:ascii="Helvetica" w:hAnsi="Helvetica"/>
                <w:bCs/>
                <w:sz w:val="18"/>
                <w:szCs w:val="18"/>
              </w:rPr>
            </w:pPr>
            <w:ins w:id="338" w:author="Stankova-Bogoeva, Desislava" w:date="2022-01-21T19:25:00Z">
              <w:r w:rsidRPr="002B7CD2">
                <w:rPr>
                  <w:rFonts w:ascii="Helvetica" w:hAnsi="Helvetica"/>
                  <w:bCs/>
                  <w:sz w:val="18"/>
                  <w:szCs w:val="18"/>
                </w:rPr>
                <w:t>St Georges square center</w:t>
              </w:r>
            </w:ins>
          </w:p>
          <w:p w14:paraId="43751F7B" w14:textId="77777777" w:rsidR="002D7BFD" w:rsidRPr="002B7CD2" w:rsidRDefault="002D7BFD" w:rsidP="000472A7">
            <w:pPr>
              <w:rPr>
                <w:ins w:id="339" w:author="Stankova-Bogoeva, Desislava" w:date="2022-01-21T19:25:00Z"/>
                <w:rFonts w:ascii="Helvetica" w:hAnsi="Helvetica"/>
                <w:bCs/>
                <w:sz w:val="18"/>
                <w:szCs w:val="18"/>
              </w:rPr>
            </w:pPr>
            <w:ins w:id="340" w:author="Stankova-Bogoeva, Desislava" w:date="2022-01-21T19:25:00Z">
              <w:r w:rsidRPr="002B7CD2">
                <w:rPr>
                  <w:rFonts w:ascii="Helvetica" w:hAnsi="Helvetica"/>
                  <w:bCs/>
                  <w:sz w:val="18"/>
                  <w:szCs w:val="18"/>
                </w:rPr>
                <w:t>Bloc A 2nd floor</w:t>
              </w:r>
            </w:ins>
          </w:p>
          <w:p w14:paraId="7F459124" w14:textId="77777777" w:rsidR="002D7BFD" w:rsidRPr="0086482E" w:rsidRDefault="002D7BFD" w:rsidP="000472A7">
            <w:pPr>
              <w:rPr>
                <w:ins w:id="341" w:author="Stankova-Bogoeva, Desislava" w:date="2022-01-21T19:25:00Z"/>
                <w:rFonts w:ascii="Helvetica" w:hAnsi="Helvetica"/>
                <w:bCs/>
                <w:sz w:val="18"/>
                <w:szCs w:val="18"/>
                <w:lang w:val="es-ES"/>
                <w:rPrChange w:id="342" w:author="Dasaraju, Sahit" w:date="2025-11-06T15:51:00Z" w16du:dateUtc="2025-11-06T11:51:00Z">
                  <w:rPr>
                    <w:ins w:id="343" w:author="Stankova-Bogoeva, Desislava" w:date="2022-01-21T19:25:00Z"/>
                    <w:rFonts w:ascii="Helvetica" w:hAnsi="Helvetica"/>
                    <w:bCs/>
                    <w:sz w:val="18"/>
                    <w:szCs w:val="18"/>
                  </w:rPr>
                </w:rPrChange>
              </w:rPr>
            </w:pPr>
            <w:ins w:id="344" w:author="Stankova-Bogoeva, Desislava" w:date="2022-01-21T19:25:00Z">
              <w:r w:rsidRPr="0086482E">
                <w:rPr>
                  <w:rFonts w:ascii="Helvetica" w:hAnsi="Helvetica"/>
                  <w:bCs/>
                  <w:sz w:val="18"/>
                  <w:szCs w:val="18"/>
                  <w:lang w:val="es-ES"/>
                  <w:rPrChange w:id="345" w:author="Dasaraju, Sahit" w:date="2025-11-06T15:51:00Z" w16du:dateUtc="2025-11-06T11:51:00Z">
                    <w:rPr>
                      <w:rFonts w:ascii="Helvetica" w:hAnsi="Helvetica"/>
                      <w:bCs/>
                      <w:sz w:val="18"/>
                      <w:szCs w:val="18"/>
                    </w:rPr>
                  </w:rPrChange>
                </w:rPr>
                <w:t>P.O. Box 901589</w:t>
              </w:r>
            </w:ins>
          </w:p>
          <w:p w14:paraId="2ADDFBA7" w14:textId="77777777" w:rsidR="002D7BFD" w:rsidRPr="0086482E" w:rsidRDefault="002D7BFD" w:rsidP="000472A7">
            <w:pPr>
              <w:rPr>
                <w:ins w:id="346" w:author="Stankova-Bogoeva, Desislava" w:date="2022-01-21T19:25:00Z"/>
                <w:rFonts w:ascii="Helvetica" w:hAnsi="Helvetica"/>
                <w:bCs/>
                <w:sz w:val="18"/>
                <w:szCs w:val="18"/>
                <w:lang w:val="es-ES"/>
                <w:rPrChange w:id="347" w:author="Dasaraju, Sahit" w:date="2025-11-06T15:51:00Z" w16du:dateUtc="2025-11-06T11:51:00Z">
                  <w:rPr>
                    <w:ins w:id="348" w:author="Stankova-Bogoeva, Desislava" w:date="2022-01-21T19:25:00Z"/>
                    <w:rFonts w:ascii="Helvetica" w:hAnsi="Helvetica"/>
                    <w:bCs/>
                    <w:sz w:val="18"/>
                    <w:szCs w:val="18"/>
                  </w:rPr>
                </w:rPrChange>
              </w:rPr>
            </w:pPr>
            <w:ins w:id="349" w:author="Stankova-Bogoeva, Desislava" w:date="2022-01-21T19:25:00Z">
              <w:r w:rsidRPr="0086482E">
                <w:rPr>
                  <w:rFonts w:ascii="Helvetica" w:hAnsi="Helvetica"/>
                  <w:bCs/>
                  <w:sz w:val="18"/>
                  <w:szCs w:val="18"/>
                  <w:lang w:val="es-ES"/>
                  <w:rPrChange w:id="350" w:author="Dasaraju, Sahit" w:date="2025-11-06T15:51:00Z" w16du:dateUtc="2025-11-06T11:51:00Z">
                    <w:rPr>
                      <w:rFonts w:ascii="Helvetica" w:hAnsi="Helvetica"/>
                      <w:bCs/>
                      <w:sz w:val="18"/>
                      <w:szCs w:val="18"/>
                    </w:rPr>
                  </w:rPrChange>
                </w:rPr>
                <w:t>Jal el Dib</w:t>
              </w:r>
            </w:ins>
          </w:p>
          <w:p w14:paraId="210C0CF6" w14:textId="77777777" w:rsidR="002D7BFD" w:rsidRPr="002B7CD2" w:rsidRDefault="002D7BFD" w:rsidP="000472A7">
            <w:pPr>
              <w:rPr>
                <w:ins w:id="351" w:author="Stankova-Bogoeva, Desislava" w:date="2022-01-21T19:25:00Z"/>
                <w:rFonts w:ascii="Helvetica" w:hAnsi="Helvetica"/>
                <w:bCs/>
                <w:sz w:val="18"/>
                <w:szCs w:val="18"/>
              </w:rPr>
            </w:pPr>
            <w:ins w:id="352" w:author="Stankova-Bogoeva, Desislava" w:date="2022-01-21T19:25:00Z">
              <w:r w:rsidRPr="002B7CD2">
                <w:rPr>
                  <w:rFonts w:ascii="Helvetica" w:hAnsi="Helvetica"/>
                  <w:bCs/>
                  <w:sz w:val="18"/>
                  <w:szCs w:val="18"/>
                </w:rPr>
                <w:t>Lebanon</w:t>
              </w:r>
            </w:ins>
          </w:p>
          <w:p w14:paraId="665A044B" w14:textId="77777777" w:rsidR="002D7BFD" w:rsidRPr="002B7CD2" w:rsidRDefault="002D7BFD" w:rsidP="000472A7">
            <w:pPr>
              <w:rPr>
                <w:ins w:id="353" w:author="Stankova-Bogoeva, Desislava" w:date="2022-01-21T19:25:00Z"/>
                <w:rFonts w:ascii="Helvetica" w:hAnsi="Helvetica"/>
                <w:sz w:val="18"/>
                <w:szCs w:val="18"/>
                <w:lang w:val="sv-SE"/>
              </w:rPr>
            </w:pPr>
          </w:p>
        </w:tc>
        <w:tc>
          <w:tcPr>
            <w:tcW w:w="3330" w:type="dxa"/>
          </w:tcPr>
          <w:p w14:paraId="2663A3AA" w14:textId="77777777" w:rsidR="002D7BFD" w:rsidRPr="002B7CD2" w:rsidRDefault="002D7BFD" w:rsidP="000472A7">
            <w:pPr>
              <w:rPr>
                <w:ins w:id="354" w:author="Stankova-Bogoeva, Desislava" w:date="2022-01-21T19:25:00Z"/>
                <w:rFonts w:ascii="Helvetica" w:hAnsi="Helvetica"/>
                <w:b/>
                <w:sz w:val="18"/>
                <w:szCs w:val="18"/>
              </w:rPr>
            </w:pPr>
            <w:ins w:id="355" w:author="Stankova-Bogoeva, Desislava" w:date="2022-01-21T19:25:00Z">
              <w:r w:rsidRPr="002B7CD2">
                <w:rPr>
                  <w:rFonts w:ascii="Helvetica" w:hAnsi="Helvetica"/>
                  <w:b/>
                  <w:sz w:val="18"/>
                  <w:szCs w:val="18"/>
                </w:rPr>
                <w:t>Ingram Micro Levant S.A.L</w:t>
              </w:r>
            </w:ins>
          </w:p>
          <w:p w14:paraId="578A723E" w14:textId="77777777" w:rsidR="002D7BFD" w:rsidRPr="002B7CD2" w:rsidRDefault="002D7BFD" w:rsidP="000472A7">
            <w:pPr>
              <w:rPr>
                <w:ins w:id="356" w:author="Stankova-Bogoeva, Desislava" w:date="2022-01-21T19:25:00Z"/>
                <w:rFonts w:ascii="Helvetica" w:hAnsi="Helvetica"/>
                <w:bCs/>
                <w:sz w:val="18"/>
                <w:szCs w:val="18"/>
              </w:rPr>
            </w:pPr>
            <w:ins w:id="357" w:author="Stankova-Bogoeva, Desislava" w:date="2022-01-21T19:25:00Z">
              <w:r w:rsidRPr="002B7CD2">
                <w:rPr>
                  <w:rFonts w:ascii="Helvetica" w:hAnsi="Helvetica"/>
                  <w:bCs/>
                  <w:sz w:val="18"/>
                  <w:szCs w:val="18"/>
                </w:rPr>
                <w:t>Simitian Building</w:t>
              </w:r>
            </w:ins>
          </w:p>
          <w:p w14:paraId="754DAB48" w14:textId="77777777" w:rsidR="002D7BFD" w:rsidRPr="002B7CD2" w:rsidRDefault="002D7BFD" w:rsidP="000472A7">
            <w:pPr>
              <w:rPr>
                <w:ins w:id="358" w:author="Stankova-Bogoeva, Desislava" w:date="2022-01-21T19:25:00Z"/>
                <w:rFonts w:ascii="Helvetica" w:hAnsi="Helvetica"/>
                <w:bCs/>
                <w:sz w:val="18"/>
                <w:szCs w:val="18"/>
              </w:rPr>
            </w:pPr>
            <w:ins w:id="359" w:author="Stankova-Bogoeva, Desislava" w:date="2022-01-21T19:25:00Z">
              <w:r w:rsidRPr="002B7CD2">
                <w:rPr>
                  <w:rFonts w:ascii="Helvetica" w:hAnsi="Helvetica"/>
                  <w:bCs/>
                  <w:sz w:val="18"/>
                  <w:szCs w:val="18"/>
                </w:rPr>
                <w:t>Ground Floor</w:t>
              </w:r>
            </w:ins>
          </w:p>
          <w:p w14:paraId="3FB0E58A" w14:textId="77777777" w:rsidR="002D7BFD" w:rsidRPr="002B7CD2" w:rsidRDefault="002D7BFD" w:rsidP="000472A7">
            <w:pPr>
              <w:rPr>
                <w:ins w:id="360" w:author="Stankova-Bogoeva, Desislava" w:date="2022-01-21T19:25:00Z"/>
                <w:rFonts w:ascii="Helvetica" w:hAnsi="Helvetica"/>
                <w:bCs/>
                <w:sz w:val="18"/>
                <w:szCs w:val="18"/>
              </w:rPr>
            </w:pPr>
            <w:ins w:id="361" w:author="Stankova-Bogoeva, Desislava" w:date="2022-01-21T19:25:00Z">
              <w:r w:rsidRPr="002B7CD2">
                <w:rPr>
                  <w:rFonts w:ascii="Helvetica" w:hAnsi="Helvetica"/>
                  <w:bCs/>
                  <w:sz w:val="18"/>
                  <w:szCs w:val="18"/>
                </w:rPr>
                <w:t>Old Police Station Street</w:t>
              </w:r>
            </w:ins>
          </w:p>
          <w:p w14:paraId="0062A6B2" w14:textId="77777777" w:rsidR="002D7BFD" w:rsidRPr="002B7CD2" w:rsidRDefault="002D7BFD" w:rsidP="000472A7">
            <w:pPr>
              <w:rPr>
                <w:ins w:id="362" w:author="Stankova-Bogoeva, Desislava" w:date="2022-01-21T19:25:00Z"/>
                <w:rFonts w:ascii="Helvetica" w:hAnsi="Helvetica"/>
                <w:bCs/>
                <w:sz w:val="18"/>
                <w:szCs w:val="18"/>
              </w:rPr>
            </w:pPr>
            <w:proofErr w:type="spellStart"/>
            <w:ins w:id="363" w:author="Stankova-Bogoeva, Desislava" w:date="2022-01-21T19:25:00Z">
              <w:r w:rsidRPr="002B7CD2">
                <w:rPr>
                  <w:rFonts w:ascii="Helvetica" w:hAnsi="Helvetica"/>
                  <w:bCs/>
                  <w:sz w:val="18"/>
                  <w:szCs w:val="18"/>
                </w:rPr>
                <w:t>Antelias</w:t>
              </w:r>
              <w:proofErr w:type="spellEnd"/>
            </w:ins>
          </w:p>
          <w:p w14:paraId="63A199AF" w14:textId="77777777" w:rsidR="002D7BFD" w:rsidRPr="002B7CD2" w:rsidRDefault="002D7BFD" w:rsidP="000472A7">
            <w:pPr>
              <w:rPr>
                <w:ins w:id="364" w:author="Stankova-Bogoeva, Desislava" w:date="2022-01-21T19:25:00Z"/>
                <w:rFonts w:ascii="Helvetica" w:hAnsi="Helvetica"/>
                <w:sz w:val="18"/>
                <w:szCs w:val="18"/>
                <w:lang w:val="nl-NL"/>
              </w:rPr>
            </w:pPr>
            <w:ins w:id="365" w:author="Stankova-Bogoeva, Desislava" w:date="2022-01-21T19:25:00Z">
              <w:r w:rsidRPr="002B7CD2">
                <w:rPr>
                  <w:rFonts w:ascii="Helvetica" w:hAnsi="Helvetica"/>
                  <w:bCs/>
                  <w:sz w:val="18"/>
                  <w:szCs w:val="18"/>
                </w:rPr>
                <w:t>Lebanon</w:t>
              </w:r>
            </w:ins>
          </w:p>
        </w:tc>
      </w:tr>
      <w:tr w:rsidR="002D7BFD" w:rsidRPr="002B7CD2" w14:paraId="5F8C7B24" w14:textId="77777777" w:rsidTr="000472A7">
        <w:trPr>
          <w:ins w:id="366" w:author="Stankova-Bogoeva, Desislava" w:date="2022-01-21T19:25:00Z"/>
        </w:trPr>
        <w:tc>
          <w:tcPr>
            <w:tcW w:w="1350" w:type="dxa"/>
            <w:shd w:val="solid" w:color="C0C0C0" w:fill="FFFFFF"/>
          </w:tcPr>
          <w:p w14:paraId="751BFD5F" w14:textId="77777777" w:rsidR="002D7BFD" w:rsidRPr="002B7CD2" w:rsidRDefault="002D7BFD" w:rsidP="000472A7">
            <w:pPr>
              <w:rPr>
                <w:ins w:id="367" w:author="Stankova-Bogoeva, Desislava" w:date="2022-01-21T19:25:00Z"/>
                <w:rFonts w:ascii="Helvetica" w:hAnsi="Helvetica"/>
                <w:b/>
                <w:bCs/>
                <w:sz w:val="18"/>
                <w:szCs w:val="18"/>
              </w:rPr>
            </w:pPr>
            <w:ins w:id="368" w:author="Stankova-Bogoeva, Desislava" w:date="2022-01-21T19:25:00Z">
              <w:r w:rsidRPr="002B7CD2">
                <w:rPr>
                  <w:rFonts w:ascii="Helvetica" w:hAnsi="Helvetica"/>
                  <w:b/>
                  <w:bCs/>
                  <w:sz w:val="18"/>
                  <w:szCs w:val="18"/>
                </w:rPr>
                <w:t>Morocco, Tunisia, Algeria</w:t>
              </w:r>
            </w:ins>
          </w:p>
        </w:tc>
        <w:tc>
          <w:tcPr>
            <w:tcW w:w="2761" w:type="dxa"/>
          </w:tcPr>
          <w:p w14:paraId="4DD4221E" w14:textId="77777777" w:rsidR="002D7BFD" w:rsidRPr="002B7CD2" w:rsidRDefault="002D7BFD" w:rsidP="000472A7">
            <w:pPr>
              <w:rPr>
                <w:ins w:id="369" w:author="Stankova-Bogoeva, Desislava" w:date="2022-01-21T19:25:00Z"/>
                <w:rFonts w:ascii="Helvetica" w:hAnsi="Helvetica"/>
                <w:b/>
                <w:sz w:val="18"/>
                <w:szCs w:val="18"/>
              </w:rPr>
            </w:pPr>
            <w:ins w:id="370" w:author="Stankova-Bogoeva, Desislava" w:date="2022-01-21T19:25:00Z">
              <w:r w:rsidRPr="002B7CD2">
                <w:rPr>
                  <w:rFonts w:ascii="Helvetica" w:hAnsi="Helvetica"/>
                  <w:b/>
                  <w:sz w:val="18"/>
                  <w:szCs w:val="18"/>
                </w:rPr>
                <w:t>Ingram Micro North Africa SARL</w:t>
              </w:r>
            </w:ins>
          </w:p>
          <w:p w14:paraId="5E2DB56F" w14:textId="77777777" w:rsidR="002D7BFD" w:rsidRPr="002B7CD2" w:rsidRDefault="002D7BFD" w:rsidP="000472A7">
            <w:pPr>
              <w:rPr>
                <w:ins w:id="371" w:author="Stankova-Bogoeva, Desislava" w:date="2022-01-21T19:25:00Z"/>
                <w:rFonts w:ascii="Helvetica" w:hAnsi="Helvetica"/>
                <w:bCs/>
                <w:sz w:val="18"/>
                <w:szCs w:val="18"/>
              </w:rPr>
            </w:pPr>
            <w:ins w:id="372" w:author="Stankova-Bogoeva, Desislava" w:date="2022-01-21T19:25:00Z">
              <w:r w:rsidRPr="002B7CD2">
                <w:rPr>
                  <w:rFonts w:ascii="Helvetica" w:hAnsi="Helvetica"/>
                  <w:bCs/>
                  <w:sz w:val="18"/>
                  <w:szCs w:val="18"/>
                </w:rPr>
                <w:t xml:space="preserve">Lot 33, </w:t>
              </w:r>
              <w:proofErr w:type="spellStart"/>
              <w:r w:rsidRPr="002B7CD2">
                <w:rPr>
                  <w:rFonts w:ascii="Helvetica" w:hAnsi="Helvetica"/>
                  <w:bCs/>
                  <w:sz w:val="18"/>
                  <w:szCs w:val="18"/>
                </w:rPr>
                <w:t>Lotissement</w:t>
              </w:r>
              <w:proofErr w:type="spellEnd"/>
              <w:r w:rsidRPr="002B7CD2">
                <w:rPr>
                  <w:rFonts w:ascii="Helvetica" w:hAnsi="Helvetica"/>
                  <w:bCs/>
                  <w:sz w:val="18"/>
                  <w:szCs w:val="18"/>
                </w:rPr>
                <w:t xml:space="preserve"> la Colline 2 </w:t>
              </w:r>
              <w:proofErr w:type="spellStart"/>
              <w:r w:rsidRPr="002B7CD2">
                <w:rPr>
                  <w:rFonts w:ascii="Helvetica" w:hAnsi="Helvetica"/>
                  <w:bCs/>
                  <w:sz w:val="18"/>
                  <w:szCs w:val="18"/>
                </w:rPr>
                <w:t>Immeuble</w:t>
              </w:r>
              <w:proofErr w:type="spellEnd"/>
              <w:r w:rsidRPr="002B7CD2">
                <w:rPr>
                  <w:rFonts w:ascii="Helvetica" w:hAnsi="Helvetica"/>
                  <w:bCs/>
                  <w:sz w:val="18"/>
                  <w:szCs w:val="18"/>
                </w:rPr>
                <w:t xml:space="preserve"> les </w:t>
              </w:r>
              <w:proofErr w:type="spellStart"/>
              <w:r w:rsidRPr="002B7CD2">
                <w:rPr>
                  <w:rFonts w:ascii="Helvetica" w:hAnsi="Helvetica"/>
                  <w:bCs/>
                  <w:sz w:val="18"/>
                  <w:szCs w:val="18"/>
                </w:rPr>
                <w:t>Alizes</w:t>
              </w:r>
              <w:proofErr w:type="spellEnd"/>
            </w:ins>
          </w:p>
          <w:p w14:paraId="1A9649AE" w14:textId="77777777" w:rsidR="002D7BFD" w:rsidRPr="002B7CD2" w:rsidRDefault="002D7BFD" w:rsidP="000472A7">
            <w:pPr>
              <w:rPr>
                <w:ins w:id="373" w:author="Stankova-Bogoeva, Desislava" w:date="2022-01-21T19:25:00Z"/>
                <w:rFonts w:ascii="Helvetica" w:hAnsi="Helvetica"/>
                <w:bCs/>
                <w:sz w:val="18"/>
                <w:szCs w:val="18"/>
              </w:rPr>
            </w:pPr>
            <w:ins w:id="374" w:author="Stankova-Bogoeva, Desislava" w:date="2022-01-21T19:25:00Z">
              <w:r w:rsidRPr="002B7CD2">
                <w:rPr>
                  <w:rFonts w:ascii="Helvetica" w:hAnsi="Helvetica"/>
                  <w:bCs/>
                  <w:sz w:val="18"/>
                  <w:szCs w:val="18"/>
                </w:rPr>
                <w:t xml:space="preserve">3rd floor Office 302 Sidi Maarouf </w:t>
              </w:r>
            </w:ins>
          </w:p>
          <w:p w14:paraId="12955056" w14:textId="77777777" w:rsidR="002D7BFD" w:rsidRPr="002B7CD2" w:rsidRDefault="002D7BFD" w:rsidP="000472A7">
            <w:pPr>
              <w:rPr>
                <w:ins w:id="375" w:author="Stankova-Bogoeva, Desislava" w:date="2022-01-21T19:25:00Z"/>
                <w:rFonts w:ascii="Helvetica" w:hAnsi="Helvetica"/>
                <w:bCs/>
                <w:sz w:val="18"/>
                <w:szCs w:val="18"/>
              </w:rPr>
            </w:pPr>
            <w:ins w:id="376" w:author="Stankova-Bogoeva, Desislava" w:date="2022-01-21T19:25:00Z">
              <w:r w:rsidRPr="002B7CD2">
                <w:rPr>
                  <w:rFonts w:ascii="Helvetica" w:hAnsi="Helvetica"/>
                  <w:bCs/>
                  <w:sz w:val="18"/>
                  <w:szCs w:val="18"/>
                </w:rPr>
                <w:t>Casablanca 20150, Morocco</w:t>
              </w:r>
            </w:ins>
          </w:p>
          <w:p w14:paraId="0537A898" w14:textId="77777777" w:rsidR="002D7BFD" w:rsidRPr="002B7CD2" w:rsidRDefault="002D7BFD" w:rsidP="000472A7">
            <w:pPr>
              <w:rPr>
                <w:ins w:id="377" w:author="Stankova-Bogoeva, Desislava" w:date="2022-01-21T19:25:00Z"/>
                <w:rFonts w:ascii="Helvetica" w:hAnsi="Helvetica"/>
                <w:bCs/>
                <w:sz w:val="18"/>
                <w:szCs w:val="18"/>
              </w:rPr>
            </w:pPr>
          </w:p>
        </w:tc>
        <w:tc>
          <w:tcPr>
            <w:tcW w:w="2909" w:type="dxa"/>
            <w:gridSpan w:val="2"/>
          </w:tcPr>
          <w:p w14:paraId="434B8F48" w14:textId="77777777" w:rsidR="002D7BFD" w:rsidRPr="002B7CD2" w:rsidRDefault="002D7BFD" w:rsidP="000472A7">
            <w:pPr>
              <w:rPr>
                <w:ins w:id="378" w:author="Stankova-Bogoeva, Desislava" w:date="2022-01-21T19:25:00Z"/>
                <w:rFonts w:ascii="Helvetica" w:hAnsi="Helvetica"/>
                <w:sz w:val="18"/>
                <w:szCs w:val="18"/>
              </w:rPr>
            </w:pPr>
          </w:p>
        </w:tc>
        <w:tc>
          <w:tcPr>
            <w:tcW w:w="3330" w:type="dxa"/>
          </w:tcPr>
          <w:p w14:paraId="44C4A29C" w14:textId="77777777" w:rsidR="002D7BFD" w:rsidRPr="002B7CD2" w:rsidRDefault="002D7BFD" w:rsidP="000472A7">
            <w:pPr>
              <w:rPr>
                <w:ins w:id="379" w:author="Stankova-Bogoeva, Desislava" w:date="2022-01-21T19:25:00Z"/>
                <w:rFonts w:ascii="Helvetica" w:hAnsi="Helvetica" w:cs="Helvetica"/>
                <w:b/>
                <w:bCs/>
                <w:sz w:val="18"/>
                <w:szCs w:val="18"/>
              </w:rPr>
            </w:pPr>
            <w:ins w:id="380" w:author="Stankova-Bogoeva, Desislava" w:date="2022-01-21T19:25:00Z">
              <w:r w:rsidRPr="002B7CD2">
                <w:rPr>
                  <w:rFonts w:ascii="Helvetica" w:hAnsi="Helvetica" w:cs="Helvetica"/>
                  <w:b/>
                  <w:bCs/>
                  <w:sz w:val="18"/>
                  <w:szCs w:val="18"/>
                </w:rPr>
                <w:t>To be communicated</w:t>
              </w:r>
            </w:ins>
          </w:p>
          <w:p w14:paraId="469F1243" w14:textId="77777777" w:rsidR="002D7BFD" w:rsidRPr="002B7CD2" w:rsidRDefault="002D7BFD" w:rsidP="000472A7">
            <w:pPr>
              <w:rPr>
                <w:ins w:id="381" w:author="Stankova-Bogoeva, Desislava" w:date="2022-01-21T19:25:00Z"/>
                <w:rFonts w:ascii="Helvetica" w:hAnsi="Helvetica"/>
                <w:sz w:val="18"/>
                <w:szCs w:val="18"/>
                <w:lang w:val="nl-NL"/>
              </w:rPr>
            </w:pPr>
          </w:p>
        </w:tc>
      </w:tr>
      <w:tr w:rsidR="002D7BFD" w:rsidRPr="002B7CD2" w14:paraId="67675BA0" w14:textId="77777777" w:rsidTr="000472A7">
        <w:trPr>
          <w:trHeight w:val="1242"/>
          <w:ins w:id="382" w:author="Stankova-Bogoeva, Desislava" w:date="2022-01-21T19:25:00Z"/>
        </w:trPr>
        <w:tc>
          <w:tcPr>
            <w:tcW w:w="1350" w:type="dxa"/>
            <w:shd w:val="solid" w:color="C0C0C0" w:fill="FFFFFF"/>
          </w:tcPr>
          <w:p w14:paraId="2B5CF603" w14:textId="77777777" w:rsidR="002D7BFD" w:rsidRPr="002B7CD2" w:rsidRDefault="002D7BFD" w:rsidP="000472A7">
            <w:pPr>
              <w:rPr>
                <w:ins w:id="383" w:author="Stankova-Bogoeva, Desislava" w:date="2022-01-21T19:25:00Z"/>
                <w:rFonts w:ascii="Helvetica" w:hAnsi="Helvetica"/>
                <w:b/>
                <w:bCs/>
                <w:sz w:val="18"/>
                <w:szCs w:val="18"/>
              </w:rPr>
            </w:pPr>
            <w:ins w:id="384" w:author="Stankova-Bogoeva, Desislava" w:date="2022-01-21T19:25:00Z">
              <w:r w:rsidRPr="002B7CD2">
                <w:rPr>
                  <w:rFonts w:ascii="Helvetica" w:hAnsi="Helvetica"/>
                  <w:b/>
                  <w:bCs/>
                  <w:sz w:val="18"/>
                  <w:szCs w:val="18"/>
                </w:rPr>
                <w:t>Oman,</w:t>
              </w:r>
            </w:ins>
          </w:p>
          <w:p w14:paraId="28569414" w14:textId="77777777" w:rsidR="002D7BFD" w:rsidRPr="002B7CD2" w:rsidRDefault="002D7BFD" w:rsidP="000472A7">
            <w:pPr>
              <w:rPr>
                <w:ins w:id="385" w:author="Stankova-Bogoeva, Desislava" w:date="2022-01-21T19:25:00Z"/>
                <w:rFonts w:ascii="Helvetica" w:hAnsi="Helvetica"/>
                <w:b/>
                <w:bCs/>
                <w:sz w:val="18"/>
                <w:szCs w:val="18"/>
              </w:rPr>
            </w:pPr>
            <w:ins w:id="386" w:author="Stankova-Bogoeva, Desislava" w:date="2022-01-21T19:25:00Z">
              <w:r w:rsidRPr="002B7CD2">
                <w:rPr>
                  <w:rFonts w:ascii="Helvetica" w:hAnsi="Helvetica"/>
                  <w:b/>
                  <w:bCs/>
                  <w:sz w:val="18"/>
                  <w:szCs w:val="18"/>
                </w:rPr>
                <w:t>Qatar</w:t>
              </w:r>
            </w:ins>
          </w:p>
        </w:tc>
        <w:tc>
          <w:tcPr>
            <w:tcW w:w="2761" w:type="dxa"/>
          </w:tcPr>
          <w:p w14:paraId="1C7B8594" w14:textId="77777777" w:rsidR="002D7BFD" w:rsidRPr="002B7CD2" w:rsidRDefault="002D7BFD" w:rsidP="000472A7">
            <w:pPr>
              <w:rPr>
                <w:ins w:id="387" w:author="Stankova-Bogoeva, Desislava" w:date="2022-01-21T19:25:00Z"/>
                <w:rFonts w:ascii="Helvetica" w:hAnsi="Helvetica"/>
                <w:sz w:val="18"/>
                <w:szCs w:val="18"/>
              </w:rPr>
            </w:pPr>
            <w:ins w:id="388" w:author="Stankova-Bogoeva, Desislava" w:date="2022-01-21T19:25:00Z">
              <w:r w:rsidRPr="002B7CD2">
                <w:rPr>
                  <w:rFonts w:ascii="Helvetica" w:hAnsi="Helvetica"/>
                  <w:b/>
                  <w:sz w:val="18"/>
                  <w:szCs w:val="18"/>
                </w:rPr>
                <w:t>Aptec Systems Solutions LLC</w:t>
              </w:r>
              <w:r w:rsidRPr="002B7CD2">
                <w:rPr>
                  <w:rFonts w:ascii="Helvetica" w:hAnsi="Helvetica"/>
                  <w:b/>
                  <w:sz w:val="18"/>
                  <w:szCs w:val="18"/>
                </w:rPr>
                <w:br/>
              </w:r>
              <w:r w:rsidRPr="002B7CD2">
                <w:rPr>
                  <w:rFonts w:ascii="Helvetica" w:hAnsi="Helvetica"/>
                  <w:sz w:val="18"/>
                  <w:szCs w:val="18"/>
                </w:rPr>
                <w:t>P.O Box : 109,</w:t>
              </w:r>
            </w:ins>
          </w:p>
          <w:p w14:paraId="49C04F17" w14:textId="77777777" w:rsidR="002D7BFD" w:rsidRPr="002B7CD2" w:rsidRDefault="002D7BFD" w:rsidP="000472A7">
            <w:pPr>
              <w:rPr>
                <w:ins w:id="389" w:author="Stankova-Bogoeva, Desislava" w:date="2022-01-21T19:25:00Z"/>
                <w:rFonts w:ascii="Helvetica" w:hAnsi="Helvetica"/>
                <w:sz w:val="18"/>
                <w:szCs w:val="18"/>
              </w:rPr>
            </w:pPr>
            <w:ins w:id="390" w:author="Stankova-Bogoeva, Desislava" w:date="2022-01-21T19:25:00Z">
              <w:r w:rsidRPr="002B7CD2">
                <w:rPr>
                  <w:rFonts w:ascii="Helvetica" w:hAnsi="Helvetica"/>
                  <w:sz w:val="18"/>
                  <w:szCs w:val="18"/>
                </w:rPr>
                <w:t>Knowledge Oasis Muscat,</w:t>
              </w:r>
            </w:ins>
          </w:p>
          <w:p w14:paraId="71A6F467" w14:textId="77777777" w:rsidR="002D7BFD" w:rsidRDefault="002D7BFD" w:rsidP="000472A7">
            <w:pPr>
              <w:rPr>
                <w:ins w:id="391" w:author="Stankova-Bogoeva, Desislava" w:date="2022-01-21T19:25:00Z"/>
                <w:rFonts w:ascii="Helvetica" w:hAnsi="Helvetica"/>
                <w:sz w:val="18"/>
                <w:szCs w:val="18"/>
              </w:rPr>
            </w:pPr>
            <w:ins w:id="392" w:author="Stankova-Bogoeva, Desislava" w:date="2022-01-21T19:25:00Z">
              <w:r w:rsidRPr="002B7CD2">
                <w:rPr>
                  <w:rFonts w:ascii="Helvetica" w:hAnsi="Helvetica"/>
                  <w:sz w:val="18"/>
                  <w:szCs w:val="18"/>
                </w:rPr>
                <w:t>Al-Seeb, Muscat</w:t>
              </w:r>
            </w:ins>
          </w:p>
          <w:p w14:paraId="2CFB0576" w14:textId="77777777" w:rsidR="002D7BFD" w:rsidRDefault="002D7BFD" w:rsidP="000472A7">
            <w:pPr>
              <w:rPr>
                <w:ins w:id="393" w:author="Stankova-Bogoeva, Desislava" w:date="2022-01-21T19:25:00Z"/>
                <w:rFonts w:ascii="Helvetica" w:hAnsi="Helvetica"/>
                <w:sz w:val="18"/>
                <w:szCs w:val="18"/>
              </w:rPr>
            </w:pPr>
          </w:p>
          <w:p w14:paraId="350D4507" w14:textId="77777777" w:rsidR="002D7BFD" w:rsidRDefault="002D7BFD" w:rsidP="000472A7">
            <w:pPr>
              <w:rPr>
                <w:ins w:id="394" w:author="Stankova-Bogoeva, Desislava" w:date="2022-01-21T19:25:00Z"/>
                <w:rFonts w:ascii="Helvetica" w:hAnsi="Helvetica"/>
                <w:sz w:val="18"/>
                <w:szCs w:val="18"/>
              </w:rPr>
            </w:pPr>
            <w:ins w:id="395" w:author="Stankova-Bogoeva, Desislava" w:date="2022-01-21T19:25:00Z">
              <w:r>
                <w:rPr>
                  <w:rFonts w:ascii="Helvetica" w:hAnsi="Helvetica"/>
                  <w:sz w:val="18"/>
                  <w:szCs w:val="18"/>
                </w:rPr>
                <w:t xml:space="preserve">Or </w:t>
              </w:r>
            </w:ins>
          </w:p>
          <w:p w14:paraId="591DEA1E" w14:textId="77777777" w:rsidR="002D7BFD" w:rsidRDefault="002D7BFD" w:rsidP="000472A7">
            <w:pPr>
              <w:rPr>
                <w:ins w:id="396" w:author="Stankova-Bogoeva, Desislava" w:date="2022-01-21T19:25:00Z"/>
                <w:rFonts w:ascii="Helvetica" w:hAnsi="Helvetica"/>
                <w:sz w:val="18"/>
                <w:szCs w:val="18"/>
              </w:rPr>
            </w:pPr>
          </w:p>
          <w:p w14:paraId="6BAB7329" w14:textId="77777777" w:rsidR="002D7BFD" w:rsidRPr="00412D0D" w:rsidRDefault="002D7BFD" w:rsidP="000472A7">
            <w:pPr>
              <w:rPr>
                <w:ins w:id="397" w:author="Stankova-Bogoeva, Desislava" w:date="2022-01-21T19:25:00Z"/>
                <w:rFonts w:ascii="Helvetica" w:hAnsi="Helvetica"/>
                <w:b/>
                <w:bCs/>
                <w:sz w:val="18"/>
                <w:szCs w:val="18"/>
              </w:rPr>
            </w:pPr>
            <w:ins w:id="398" w:author="Stankova-Bogoeva, Desislava" w:date="2022-01-21T19:25:00Z">
              <w:r w:rsidRPr="00412D0D">
                <w:rPr>
                  <w:rFonts w:ascii="Helvetica" w:hAnsi="Helvetica"/>
                  <w:b/>
                  <w:bCs/>
                  <w:sz w:val="18"/>
                  <w:szCs w:val="18"/>
                </w:rPr>
                <w:t>Ingram Micro Technology Solutions LLC</w:t>
              </w:r>
            </w:ins>
          </w:p>
          <w:p w14:paraId="2B6DEC2C" w14:textId="77777777" w:rsidR="002D7BFD" w:rsidRPr="00412D0D" w:rsidRDefault="002D7BFD" w:rsidP="000472A7">
            <w:pPr>
              <w:rPr>
                <w:ins w:id="399" w:author="Stankova-Bogoeva, Desislava" w:date="2022-01-21T19:25:00Z"/>
                <w:rFonts w:ascii="Helvetica" w:hAnsi="Helvetica"/>
                <w:sz w:val="18"/>
                <w:szCs w:val="18"/>
              </w:rPr>
            </w:pPr>
            <w:ins w:id="400" w:author="Stankova-Bogoeva, Desislava" w:date="2022-01-21T19:25:00Z">
              <w:r w:rsidRPr="00412D0D">
                <w:rPr>
                  <w:rFonts w:ascii="Helvetica" w:hAnsi="Helvetica"/>
                  <w:sz w:val="18"/>
                  <w:szCs w:val="18"/>
                </w:rPr>
                <w:t>Registration No.:</w:t>
              </w:r>
            </w:ins>
          </w:p>
          <w:p w14:paraId="330A2CA0" w14:textId="77777777" w:rsidR="002D7BFD" w:rsidRPr="00412D0D" w:rsidRDefault="002D7BFD" w:rsidP="000472A7">
            <w:pPr>
              <w:rPr>
                <w:ins w:id="401" w:author="Stankova-Bogoeva, Desislava" w:date="2022-01-21T19:25:00Z"/>
                <w:rFonts w:ascii="Helvetica" w:hAnsi="Helvetica"/>
                <w:sz w:val="18"/>
                <w:szCs w:val="18"/>
              </w:rPr>
            </w:pPr>
            <w:ins w:id="402" w:author="Stankova-Bogoeva, Desislava" w:date="2022-01-21T19:25:00Z">
              <w:r w:rsidRPr="00412D0D">
                <w:rPr>
                  <w:rFonts w:ascii="Helvetica" w:hAnsi="Helvetica"/>
                  <w:sz w:val="18"/>
                  <w:szCs w:val="18"/>
                </w:rPr>
                <w:t xml:space="preserve">142282, </w:t>
              </w:r>
            </w:ins>
          </w:p>
          <w:p w14:paraId="285ECB65" w14:textId="77777777" w:rsidR="002D7BFD" w:rsidRPr="00412D0D" w:rsidRDefault="002D7BFD" w:rsidP="000472A7">
            <w:pPr>
              <w:rPr>
                <w:ins w:id="403" w:author="Stankova-Bogoeva, Desislava" w:date="2022-01-21T19:25:00Z"/>
                <w:rFonts w:ascii="Helvetica" w:hAnsi="Helvetica"/>
                <w:sz w:val="18"/>
                <w:szCs w:val="18"/>
              </w:rPr>
            </w:pPr>
            <w:ins w:id="404" w:author="Stankova-Bogoeva, Desislava" w:date="2022-01-21T19:25:00Z">
              <w:r w:rsidRPr="00412D0D">
                <w:rPr>
                  <w:rFonts w:ascii="Helvetica" w:hAnsi="Helvetica"/>
                  <w:sz w:val="18"/>
                  <w:szCs w:val="18"/>
                </w:rPr>
                <w:t xml:space="preserve">Address: P.O Box 2453, </w:t>
              </w:r>
              <w:proofErr w:type="spellStart"/>
              <w:r w:rsidRPr="00412D0D">
                <w:rPr>
                  <w:rFonts w:ascii="Helvetica" w:hAnsi="Helvetica"/>
                  <w:sz w:val="18"/>
                  <w:szCs w:val="18"/>
                </w:rPr>
                <w:t>Kahramaa</w:t>
              </w:r>
              <w:proofErr w:type="spellEnd"/>
              <w:r w:rsidRPr="00412D0D">
                <w:rPr>
                  <w:rFonts w:ascii="Helvetica" w:hAnsi="Helvetica"/>
                  <w:sz w:val="18"/>
                  <w:szCs w:val="18"/>
                </w:rPr>
                <w:t xml:space="preserve"> No.: 116653, Doha, State of Qatar</w:t>
              </w:r>
            </w:ins>
          </w:p>
          <w:p w14:paraId="57ADB04A" w14:textId="77777777" w:rsidR="002D7BFD" w:rsidRPr="002B7CD2" w:rsidRDefault="002D7BFD" w:rsidP="000472A7">
            <w:pPr>
              <w:rPr>
                <w:ins w:id="405" w:author="Stankova-Bogoeva, Desislava" w:date="2022-01-21T19:25:00Z"/>
                <w:rFonts w:ascii="Helvetica" w:hAnsi="Helvetica"/>
                <w:sz w:val="18"/>
                <w:szCs w:val="18"/>
              </w:rPr>
            </w:pPr>
          </w:p>
          <w:p w14:paraId="3D50F57A" w14:textId="77777777" w:rsidR="002D7BFD" w:rsidRPr="002B7CD2" w:rsidRDefault="002D7BFD" w:rsidP="000472A7">
            <w:pPr>
              <w:rPr>
                <w:ins w:id="406" w:author="Stankova-Bogoeva, Desislava" w:date="2022-01-21T19:25:00Z"/>
                <w:rFonts w:ascii="Helvetica" w:hAnsi="Helvetica"/>
                <w:sz w:val="18"/>
                <w:szCs w:val="18"/>
              </w:rPr>
            </w:pPr>
          </w:p>
        </w:tc>
        <w:tc>
          <w:tcPr>
            <w:tcW w:w="2909" w:type="dxa"/>
            <w:gridSpan w:val="2"/>
          </w:tcPr>
          <w:p w14:paraId="65E6270E" w14:textId="77777777" w:rsidR="002D7BFD" w:rsidRPr="002B7CD2" w:rsidRDefault="002D7BFD" w:rsidP="000472A7">
            <w:pPr>
              <w:rPr>
                <w:ins w:id="407" w:author="Stankova-Bogoeva, Desislava" w:date="2022-01-21T19:25:00Z"/>
                <w:rFonts w:ascii="Helvetica" w:hAnsi="Helvetica"/>
                <w:sz w:val="18"/>
                <w:szCs w:val="18"/>
              </w:rPr>
            </w:pPr>
            <w:ins w:id="408" w:author="Stankova-Bogoeva, Desislava" w:date="2022-01-21T19:25:00Z">
              <w:r w:rsidRPr="002B7CD2">
                <w:rPr>
                  <w:rFonts w:ascii="Helvetica" w:hAnsi="Helvetica"/>
                  <w:b/>
                  <w:sz w:val="18"/>
                  <w:szCs w:val="18"/>
                </w:rPr>
                <w:t>Aptec Systems Solutions LLC</w:t>
              </w:r>
              <w:r w:rsidRPr="002B7CD2">
                <w:rPr>
                  <w:rFonts w:ascii="Helvetica" w:hAnsi="Helvetica"/>
                  <w:b/>
                  <w:sz w:val="18"/>
                  <w:szCs w:val="18"/>
                </w:rPr>
                <w:br/>
              </w:r>
              <w:r w:rsidRPr="002B7CD2">
                <w:rPr>
                  <w:rFonts w:ascii="Helvetica" w:hAnsi="Helvetica"/>
                  <w:sz w:val="18"/>
                  <w:szCs w:val="18"/>
                </w:rPr>
                <w:t>P.O Box : 109,</w:t>
              </w:r>
            </w:ins>
          </w:p>
          <w:p w14:paraId="497526D7" w14:textId="77777777" w:rsidR="002D7BFD" w:rsidRPr="002B7CD2" w:rsidRDefault="002D7BFD" w:rsidP="000472A7">
            <w:pPr>
              <w:rPr>
                <w:ins w:id="409" w:author="Stankova-Bogoeva, Desislava" w:date="2022-01-21T19:25:00Z"/>
                <w:rFonts w:ascii="Helvetica" w:hAnsi="Helvetica"/>
                <w:sz w:val="18"/>
                <w:szCs w:val="18"/>
              </w:rPr>
            </w:pPr>
            <w:ins w:id="410" w:author="Stankova-Bogoeva, Desislava" w:date="2022-01-21T19:25:00Z">
              <w:r w:rsidRPr="002B7CD2">
                <w:rPr>
                  <w:rFonts w:ascii="Helvetica" w:hAnsi="Helvetica"/>
                  <w:sz w:val="18"/>
                  <w:szCs w:val="18"/>
                </w:rPr>
                <w:t>Knowledge Oasis Muscat,</w:t>
              </w:r>
            </w:ins>
          </w:p>
          <w:p w14:paraId="2E5FEF62" w14:textId="77777777" w:rsidR="002D7BFD" w:rsidRDefault="002D7BFD" w:rsidP="000472A7">
            <w:pPr>
              <w:rPr>
                <w:ins w:id="411" w:author="Stankova-Bogoeva, Desislava" w:date="2022-01-21T19:25:00Z"/>
                <w:rFonts w:ascii="Helvetica" w:hAnsi="Helvetica"/>
                <w:sz w:val="18"/>
                <w:szCs w:val="18"/>
              </w:rPr>
            </w:pPr>
            <w:ins w:id="412" w:author="Stankova-Bogoeva, Desislava" w:date="2022-01-21T19:25:00Z">
              <w:r w:rsidRPr="002B7CD2">
                <w:rPr>
                  <w:rFonts w:ascii="Helvetica" w:hAnsi="Helvetica"/>
                  <w:sz w:val="18"/>
                  <w:szCs w:val="18"/>
                </w:rPr>
                <w:t>Al-Seeb, Muscat</w:t>
              </w:r>
            </w:ins>
          </w:p>
          <w:p w14:paraId="316F3DF2" w14:textId="77777777" w:rsidR="002D7BFD" w:rsidRDefault="002D7BFD" w:rsidP="000472A7">
            <w:pPr>
              <w:rPr>
                <w:ins w:id="413" w:author="Stankova-Bogoeva, Desislava" w:date="2022-01-21T19:25:00Z"/>
                <w:rFonts w:ascii="Helvetica" w:hAnsi="Helvetica"/>
                <w:sz w:val="18"/>
                <w:szCs w:val="18"/>
              </w:rPr>
            </w:pPr>
          </w:p>
          <w:p w14:paraId="13A8415C" w14:textId="77777777" w:rsidR="002D7BFD" w:rsidRDefault="002D7BFD" w:rsidP="000472A7">
            <w:pPr>
              <w:rPr>
                <w:ins w:id="414" w:author="Stankova-Bogoeva, Desislava" w:date="2022-01-21T19:25:00Z"/>
                <w:rFonts w:ascii="Helvetica" w:hAnsi="Helvetica"/>
                <w:sz w:val="18"/>
                <w:szCs w:val="18"/>
              </w:rPr>
            </w:pPr>
          </w:p>
          <w:p w14:paraId="38E03519" w14:textId="77777777" w:rsidR="002D7BFD" w:rsidRDefault="002D7BFD" w:rsidP="000472A7">
            <w:pPr>
              <w:rPr>
                <w:ins w:id="415" w:author="Stankova-Bogoeva, Desislava" w:date="2022-01-21T19:25:00Z"/>
                <w:rFonts w:ascii="Helvetica" w:hAnsi="Helvetica"/>
                <w:sz w:val="18"/>
                <w:szCs w:val="18"/>
              </w:rPr>
            </w:pPr>
            <w:ins w:id="416" w:author="Stankova-Bogoeva, Desislava" w:date="2022-01-21T19:25:00Z">
              <w:r>
                <w:rPr>
                  <w:rFonts w:ascii="Helvetica" w:hAnsi="Helvetica"/>
                  <w:sz w:val="18"/>
                  <w:szCs w:val="18"/>
                </w:rPr>
                <w:t>Or</w:t>
              </w:r>
            </w:ins>
          </w:p>
          <w:p w14:paraId="0C61CF49" w14:textId="77777777" w:rsidR="002D7BFD" w:rsidRDefault="002D7BFD" w:rsidP="000472A7">
            <w:pPr>
              <w:rPr>
                <w:ins w:id="417" w:author="Stankova-Bogoeva, Desislava" w:date="2022-01-21T19:25:00Z"/>
                <w:rFonts w:ascii="Helvetica" w:hAnsi="Helvetica"/>
                <w:sz w:val="18"/>
                <w:szCs w:val="18"/>
              </w:rPr>
            </w:pPr>
          </w:p>
          <w:p w14:paraId="1F59D6C6" w14:textId="77777777" w:rsidR="002D7BFD" w:rsidRPr="00412D0D" w:rsidRDefault="002D7BFD" w:rsidP="000472A7">
            <w:pPr>
              <w:rPr>
                <w:ins w:id="418" w:author="Stankova-Bogoeva, Desislava" w:date="2022-01-21T19:25:00Z"/>
                <w:rFonts w:ascii="Helvetica" w:hAnsi="Helvetica"/>
                <w:b/>
                <w:bCs/>
                <w:sz w:val="18"/>
                <w:szCs w:val="18"/>
              </w:rPr>
            </w:pPr>
            <w:ins w:id="419" w:author="Stankova-Bogoeva, Desislava" w:date="2022-01-21T19:25:00Z">
              <w:r w:rsidRPr="00412D0D">
                <w:rPr>
                  <w:rFonts w:ascii="Helvetica" w:hAnsi="Helvetica"/>
                  <w:b/>
                  <w:bCs/>
                  <w:sz w:val="18"/>
                  <w:szCs w:val="18"/>
                </w:rPr>
                <w:t>Ingram Micro Technology Solutions LLC</w:t>
              </w:r>
            </w:ins>
          </w:p>
          <w:p w14:paraId="549126B2" w14:textId="77777777" w:rsidR="002D7BFD" w:rsidRPr="00412D0D" w:rsidRDefault="002D7BFD" w:rsidP="000472A7">
            <w:pPr>
              <w:rPr>
                <w:ins w:id="420" w:author="Stankova-Bogoeva, Desislava" w:date="2022-01-21T19:25:00Z"/>
                <w:rFonts w:ascii="Helvetica" w:hAnsi="Helvetica"/>
                <w:sz w:val="18"/>
                <w:szCs w:val="18"/>
              </w:rPr>
            </w:pPr>
            <w:ins w:id="421" w:author="Stankova-Bogoeva, Desislava" w:date="2022-01-21T19:25:00Z">
              <w:r w:rsidRPr="00412D0D">
                <w:rPr>
                  <w:rFonts w:ascii="Helvetica" w:hAnsi="Helvetica"/>
                  <w:sz w:val="18"/>
                  <w:szCs w:val="18"/>
                </w:rPr>
                <w:t>Registration No.:</w:t>
              </w:r>
            </w:ins>
          </w:p>
          <w:p w14:paraId="5F86606A" w14:textId="77777777" w:rsidR="002D7BFD" w:rsidRPr="00412D0D" w:rsidRDefault="002D7BFD" w:rsidP="000472A7">
            <w:pPr>
              <w:rPr>
                <w:ins w:id="422" w:author="Stankova-Bogoeva, Desislava" w:date="2022-01-21T19:25:00Z"/>
                <w:rFonts w:ascii="Helvetica" w:hAnsi="Helvetica"/>
                <w:sz w:val="18"/>
                <w:szCs w:val="18"/>
              </w:rPr>
            </w:pPr>
            <w:ins w:id="423" w:author="Stankova-Bogoeva, Desislava" w:date="2022-01-21T19:25:00Z">
              <w:r w:rsidRPr="00412D0D">
                <w:rPr>
                  <w:rFonts w:ascii="Helvetica" w:hAnsi="Helvetica"/>
                  <w:sz w:val="18"/>
                  <w:szCs w:val="18"/>
                </w:rPr>
                <w:t xml:space="preserve">142282, </w:t>
              </w:r>
            </w:ins>
          </w:p>
          <w:p w14:paraId="412DB5F9" w14:textId="77777777" w:rsidR="002D7BFD" w:rsidRPr="00412D0D" w:rsidRDefault="002D7BFD" w:rsidP="000472A7">
            <w:pPr>
              <w:rPr>
                <w:ins w:id="424" w:author="Stankova-Bogoeva, Desislava" w:date="2022-01-21T19:25:00Z"/>
                <w:rFonts w:ascii="Helvetica" w:hAnsi="Helvetica"/>
                <w:sz w:val="18"/>
                <w:szCs w:val="18"/>
              </w:rPr>
            </w:pPr>
            <w:ins w:id="425" w:author="Stankova-Bogoeva, Desislava" w:date="2022-01-21T19:25:00Z">
              <w:r w:rsidRPr="00412D0D">
                <w:rPr>
                  <w:rFonts w:ascii="Helvetica" w:hAnsi="Helvetica"/>
                  <w:sz w:val="18"/>
                  <w:szCs w:val="18"/>
                </w:rPr>
                <w:t xml:space="preserve">Address: P.O Box 2453, </w:t>
              </w:r>
              <w:proofErr w:type="spellStart"/>
              <w:r w:rsidRPr="00412D0D">
                <w:rPr>
                  <w:rFonts w:ascii="Helvetica" w:hAnsi="Helvetica"/>
                  <w:sz w:val="18"/>
                  <w:szCs w:val="18"/>
                </w:rPr>
                <w:t>Kahramaa</w:t>
              </w:r>
              <w:proofErr w:type="spellEnd"/>
              <w:r w:rsidRPr="00412D0D">
                <w:rPr>
                  <w:rFonts w:ascii="Helvetica" w:hAnsi="Helvetica"/>
                  <w:sz w:val="18"/>
                  <w:szCs w:val="18"/>
                </w:rPr>
                <w:t xml:space="preserve"> No.: 116653, Doha, State of Qatar</w:t>
              </w:r>
            </w:ins>
          </w:p>
          <w:p w14:paraId="11AAE7C7" w14:textId="77777777" w:rsidR="002D7BFD" w:rsidRPr="002B7CD2" w:rsidRDefault="002D7BFD" w:rsidP="000472A7">
            <w:pPr>
              <w:rPr>
                <w:ins w:id="426" w:author="Stankova-Bogoeva, Desislava" w:date="2022-01-21T19:25:00Z"/>
                <w:rFonts w:ascii="Helvetica" w:hAnsi="Helvetica"/>
                <w:sz w:val="18"/>
                <w:szCs w:val="18"/>
              </w:rPr>
            </w:pPr>
          </w:p>
        </w:tc>
        <w:tc>
          <w:tcPr>
            <w:tcW w:w="3330" w:type="dxa"/>
          </w:tcPr>
          <w:p w14:paraId="648A7A5C" w14:textId="77777777" w:rsidR="002D7BFD" w:rsidRPr="002B7CD2" w:rsidRDefault="002D7BFD" w:rsidP="000472A7">
            <w:pPr>
              <w:rPr>
                <w:ins w:id="427" w:author="Stankova-Bogoeva, Desislava" w:date="2022-01-21T19:25:00Z"/>
                <w:rFonts w:ascii="Helvetica" w:hAnsi="Helvetica" w:cs="Helvetica"/>
                <w:b/>
                <w:bCs/>
                <w:sz w:val="18"/>
                <w:szCs w:val="18"/>
              </w:rPr>
            </w:pPr>
            <w:ins w:id="428" w:author="Stankova-Bogoeva, Desislava" w:date="2022-01-21T19:25:00Z">
              <w:r w:rsidRPr="002B7CD2">
                <w:rPr>
                  <w:rFonts w:ascii="Helvetica" w:hAnsi="Helvetica" w:cs="Helvetica"/>
                  <w:b/>
                  <w:bCs/>
                  <w:sz w:val="18"/>
                  <w:szCs w:val="18"/>
                </w:rPr>
                <w:t>To be communicated</w:t>
              </w:r>
            </w:ins>
          </w:p>
          <w:p w14:paraId="2F84F6B0" w14:textId="77777777" w:rsidR="002D7BFD" w:rsidRDefault="002D7BFD" w:rsidP="000472A7">
            <w:pPr>
              <w:rPr>
                <w:ins w:id="429" w:author="Stankova-Bogoeva, Desislava" w:date="2022-01-21T19:25:00Z"/>
                <w:rFonts w:ascii="Helvetica" w:hAnsi="Helvetica" w:cs="Helvetica"/>
                <w:b/>
                <w:bCs/>
                <w:sz w:val="18"/>
                <w:szCs w:val="18"/>
              </w:rPr>
            </w:pPr>
          </w:p>
          <w:p w14:paraId="1AF87A8F" w14:textId="77777777" w:rsidR="002D7BFD" w:rsidRDefault="002D7BFD" w:rsidP="000472A7">
            <w:pPr>
              <w:rPr>
                <w:ins w:id="430" w:author="Stankova-Bogoeva, Desislava" w:date="2022-01-21T19:25:00Z"/>
                <w:rFonts w:ascii="Helvetica" w:hAnsi="Helvetica" w:cs="Helvetica"/>
                <w:b/>
                <w:bCs/>
                <w:sz w:val="18"/>
                <w:szCs w:val="18"/>
              </w:rPr>
            </w:pPr>
          </w:p>
          <w:p w14:paraId="49827167" w14:textId="77777777" w:rsidR="002D7BFD" w:rsidRDefault="002D7BFD" w:rsidP="000472A7">
            <w:pPr>
              <w:rPr>
                <w:ins w:id="431" w:author="Stankova-Bogoeva, Desislava" w:date="2022-01-21T19:25:00Z"/>
                <w:rFonts w:ascii="Helvetica" w:hAnsi="Helvetica" w:cs="Helvetica"/>
                <w:b/>
                <w:bCs/>
                <w:sz w:val="18"/>
                <w:szCs w:val="18"/>
              </w:rPr>
            </w:pPr>
          </w:p>
          <w:p w14:paraId="2C4551C3" w14:textId="77777777" w:rsidR="002D7BFD" w:rsidRDefault="002D7BFD" w:rsidP="000472A7">
            <w:pPr>
              <w:rPr>
                <w:ins w:id="432" w:author="Stankova-Bogoeva, Desislava" w:date="2022-01-21T19:25:00Z"/>
                <w:rFonts w:ascii="Helvetica" w:hAnsi="Helvetica" w:cs="Helvetica"/>
                <w:b/>
                <w:bCs/>
                <w:sz w:val="18"/>
                <w:szCs w:val="18"/>
              </w:rPr>
            </w:pPr>
          </w:p>
          <w:p w14:paraId="7A5E7B68" w14:textId="77777777" w:rsidR="002D7BFD" w:rsidRDefault="002D7BFD" w:rsidP="000472A7">
            <w:pPr>
              <w:rPr>
                <w:ins w:id="433" w:author="Stankova-Bogoeva, Desislava" w:date="2022-01-21T19:25:00Z"/>
                <w:rFonts w:ascii="Helvetica" w:hAnsi="Helvetica" w:cs="Helvetica"/>
                <w:b/>
                <w:bCs/>
                <w:sz w:val="18"/>
                <w:szCs w:val="18"/>
              </w:rPr>
            </w:pPr>
          </w:p>
          <w:p w14:paraId="15B12F42" w14:textId="77777777" w:rsidR="002D7BFD" w:rsidRDefault="002D7BFD" w:rsidP="000472A7">
            <w:pPr>
              <w:rPr>
                <w:ins w:id="434" w:author="Stankova-Bogoeva, Desislava" w:date="2022-01-21T19:25:00Z"/>
                <w:rFonts w:ascii="Helvetica" w:hAnsi="Helvetica" w:cs="Helvetica"/>
                <w:b/>
                <w:bCs/>
                <w:sz w:val="18"/>
                <w:szCs w:val="18"/>
              </w:rPr>
            </w:pPr>
          </w:p>
          <w:p w14:paraId="496EAECC" w14:textId="77777777" w:rsidR="002D7BFD" w:rsidRDefault="002D7BFD" w:rsidP="000472A7">
            <w:pPr>
              <w:rPr>
                <w:ins w:id="435" w:author="Stankova-Bogoeva, Desislava" w:date="2022-01-21T19:25:00Z"/>
                <w:rFonts w:ascii="Helvetica" w:hAnsi="Helvetica" w:cs="Helvetica"/>
                <w:b/>
                <w:bCs/>
                <w:sz w:val="18"/>
                <w:szCs w:val="18"/>
              </w:rPr>
            </w:pPr>
          </w:p>
          <w:p w14:paraId="3634AE50" w14:textId="77777777" w:rsidR="002D7BFD" w:rsidRPr="002B7CD2" w:rsidRDefault="002D7BFD" w:rsidP="000472A7">
            <w:pPr>
              <w:rPr>
                <w:ins w:id="436" w:author="Stankova-Bogoeva, Desislava" w:date="2022-01-21T19:25:00Z"/>
                <w:rFonts w:ascii="Helvetica" w:hAnsi="Helvetica" w:cs="Helvetica"/>
                <w:b/>
                <w:bCs/>
                <w:sz w:val="18"/>
                <w:szCs w:val="18"/>
              </w:rPr>
            </w:pPr>
            <w:ins w:id="437" w:author="Stankova-Bogoeva, Desislava" w:date="2022-01-21T19:25:00Z">
              <w:r w:rsidRPr="002B7CD2">
                <w:rPr>
                  <w:rFonts w:ascii="Helvetica" w:hAnsi="Helvetica" w:cs="Helvetica"/>
                  <w:b/>
                  <w:bCs/>
                  <w:sz w:val="18"/>
                  <w:szCs w:val="18"/>
                </w:rPr>
                <w:t>To be communicated</w:t>
              </w:r>
            </w:ins>
          </w:p>
          <w:p w14:paraId="1E10039D" w14:textId="77777777" w:rsidR="002D7BFD" w:rsidRPr="002B7CD2" w:rsidRDefault="002D7BFD" w:rsidP="000472A7">
            <w:pPr>
              <w:rPr>
                <w:ins w:id="438" w:author="Stankova-Bogoeva, Desislava" w:date="2022-01-21T19:25:00Z"/>
                <w:rFonts w:ascii="Helvetica" w:hAnsi="Helvetica" w:cs="Helvetica"/>
                <w:b/>
                <w:bCs/>
                <w:sz w:val="18"/>
                <w:szCs w:val="18"/>
              </w:rPr>
            </w:pPr>
          </w:p>
        </w:tc>
      </w:tr>
      <w:tr w:rsidR="002D7BFD" w:rsidRPr="002B7CD2" w14:paraId="2E2F3ECA" w14:textId="77777777" w:rsidTr="000472A7">
        <w:trPr>
          <w:trHeight w:val="1142"/>
          <w:ins w:id="439" w:author="Stankova-Bogoeva, Desislava" w:date="2022-01-21T19:25:00Z"/>
        </w:trPr>
        <w:tc>
          <w:tcPr>
            <w:tcW w:w="1350" w:type="dxa"/>
            <w:shd w:val="solid" w:color="C0C0C0" w:fill="FFFFFF"/>
          </w:tcPr>
          <w:p w14:paraId="0332EECF" w14:textId="77777777" w:rsidR="002D7BFD" w:rsidRPr="002B7CD2" w:rsidRDefault="002D7BFD" w:rsidP="000472A7">
            <w:pPr>
              <w:rPr>
                <w:ins w:id="440" w:author="Stankova-Bogoeva, Desislava" w:date="2022-01-21T19:25:00Z"/>
                <w:rFonts w:ascii="Helvetica" w:hAnsi="Helvetica"/>
                <w:b/>
                <w:bCs/>
                <w:sz w:val="18"/>
                <w:szCs w:val="18"/>
              </w:rPr>
            </w:pPr>
            <w:ins w:id="441" w:author="Stankova-Bogoeva, Desislava" w:date="2022-01-21T19:25:00Z">
              <w:r w:rsidRPr="002B7CD2">
                <w:rPr>
                  <w:rFonts w:ascii="Helvetica" w:hAnsi="Helvetica"/>
                  <w:b/>
                  <w:bCs/>
                  <w:sz w:val="18"/>
                  <w:szCs w:val="18"/>
                </w:rPr>
                <w:t>Pakistan, Afghanistan</w:t>
              </w:r>
            </w:ins>
          </w:p>
        </w:tc>
        <w:tc>
          <w:tcPr>
            <w:tcW w:w="2761" w:type="dxa"/>
          </w:tcPr>
          <w:p w14:paraId="54001AF8" w14:textId="77777777" w:rsidR="002D7BFD" w:rsidRPr="002B7CD2" w:rsidRDefault="002D7BFD" w:rsidP="000472A7">
            <w:pPr>
              <w:rPr>
                <w:ins w:id="442" w:author="Stankova-Bogoeva, Desislava" w:date="2022-01-21T19:25:00Z"/>
                <w:rFonts w:ascii="Helvetica" w:hAnsi="Helvetica" w:cs="Helvetica"/>
                <w:b/>
                <w:bCs/>
                <w:sz w:val="18"/>
                <w:szCs w:val="18"/>
              </w:rPr>
            </w:pPr>
            <w:ins w:id="443" w:author="Stankova-Bogoeva, Desislava" w:date="2022-01-21T19:25:00Z">
              <w:r w:rsidRPr="002B7CD2">
                <w:rPr>
                  <w:rFonts w:ascii="Helvetica" w:hAnsi="Helvetica" w:cs="Helvetica"/>
                  <w:b/>
                  <w:bCs/>
                  <w:sz w:val="18"/>
                  <w:szCs w:val="18"/>
                </w:rPr>
                <w:t>Aptec Distribution FZ LLC</w:t>
              </w:r>
            </w:ins>
          </w:p>
          <w:p w14:paraId="23177689" w14:textId="77777777" w:rsidR="002D7BFD" w:rsidRPr="002B7CD2" w:rsidRDefault="002D7BFD" w:rsidP="000472A7">
            <w:pPr>
              <w:rPr>
                <w:ins w:id="444" w:author="Stankova-Bogoeva, Desislava" w:date="2022-01-21T19:25:00Z"/>
                <w:rFonts w:ascii="Helvetica" w:hAnsi="Helvetica" w:cs="Helvetica"/>
                <w:sz w:val="18"/>
                <w:szCs w:val="18"/>
              </w:rPr>
            </w:pPr>
            <w:ins w:id="445" w:author="Stankova-Bogoeva, Desislava" w:date="2022-01-21T19:25:00Z">
              <w:r w:rsidRPr="002B7CD2">
                <w:rPr>
                  <w:rFonts w:ascii="Helvetica" w:hAnsi="Helvetica" w:cs="Helvetica"/>
                  <w:sz w:val="18"/>
                  <w:szCs w:val="18"/>
                </w:rPr>
                <w:t>Al Falak Street, Building 1, Innovation Hub</w:t>
              </w:r>
            </w:ins>
          </w:p>
          <w:p w14:paraId="562B3977" w14:textId="77777777" w:rsidR="002D7BFD" w:rsidRPr="002B7CD2" w:rsidRDefault="002D7BFD" w:rsidP="000472A7">
            <w:pPr>
              <w:rPr>
                <w:ins w:id="446" w:author="Stankova-Bogoeva, Desislava" w:date="2022-01-21T19:25:00Z"/>
                <w:rFonts w:ascii="Helvetica" w:hAnsi="Helvetica" w:cs="Helvetica"/>
                <w:sz w:val="18"/>
                <w:szCs w:val="18"/>
              </w:rPr>
            </w:pPr>
            <w:ins w:id="447" w:author="Stankova-Bogoeva, Desislava" w:date="2022-01-21T19:25:00Z">
              <w:r w:rsidRPr="002B7CD2">
                <w:rPr>
                  <w:rFonts w:ascii="Helvetica" w:hAnsi="Helvetica" w:cs="Helvetica"/>
                  <w:sz w:val="18"/>
                  <w:szCs w:val="18"/>
                </w:rPr>
                <w:t>2</w:t>
              </w:r>
              <w:r w:rsidRPr="002B7CD2">
                <w:rPr>
                  <w:rFonts w:ascii="Helvetica" w:hAnsi="Helvetica" w:cs="Helvetica"/>
                  <w:sz w:val="18"/>
                  <w:szCs w:val="18"/>
                  <w:vertAlign w:val="superscript"/>
                </w:rPr>
                <w:t>nd</w:t>
              </w:r>
              <w:r w:rsidRPr="002B7CD2">
                <w:rPr>
                  <w:rFonts w:ascii="Helvetica" w:hAnsi="Helvetica" w:cs="Helvetica"/>
                  <w:sz w:val="18"/>
                  <w:szCs w:val="18"/>
                </w:rPr>
                <w:t xml:space="preserve"> Floor</w:t>
              </w:r>
            </w:ins>
          </w:p>
          <w:p w14:paraId="53485FF3" w14:textId="77777777" w:rsidR="002D7BFD" w:rsidRPr="002B7CD2" w:rsidRDefault="002D7BFD" w:rsidP="000472A7">
            <w:pPr>
              <w:rPr>
                <w:ins w:id="448" w:author="Stankova-Bogoeva, Desislava" w:date="2022-01-21T19:25:00Z"/>
                <w:rFonts w:ascii="Helvetica" w:hAnsi="Helvetica" w:cs="Helvetica"/>
                <w:sz w:val="18"/>
                <w:szCs w:val="18"/>
              </w:rPr>
            </w:pPr>
            <w:ins w:id="449" w:author="Stankova-Bogoeva, Desislava" w:date="2022-01-21T19:25:00Z">
              <w:r w:rsidRPr="002B7CD2">
                <w:rPr>
                  <w:rFonts w:ascii="Helvetica" w:hAnsi="Helvetica" w:cs="Helvetica"/>
                  <w:sz w:val="18"/>
                  <w:szCs w:val="18"/>
                </w:rPr>
                <w:t>Dubai, United Arab Emirates</w:t>
              </w:r>
            </w:ins>
          </w:p>
          <w:p w14:paraId="1A95BF54" w14:textId="77777777" w:rsidR="002D7BFD" w:rsidRPr="002B7CD2" w:rsidRDefault="002D7BFD" w:rsidP="000472A7">
            <w:pPr>
              <w:rPr>
                <w:ins w:id="450" w:author="Stankova-Bogoeva, Desislava" w:date="2022-01-21T19:25:00Z"/>
                <w:rFonts w:ascii="Helvetica" w:hAnsi="Helvetica" w:cs="Helvetica"/>
                <w:sz w:val="18"/>
                <w:szCs w:val="18"/>
              </w:rPr>
            </w:pPr>
          </w:p>
          <w:p w14:paraId="7DD9A904" w14:textId="77777777" w:rsidR="002D7BFD" w:rsidRPr="002B7CD2" w:rsidRDefault="002D7BFD" w:rsidP="000472A7">
            <w:pPr>
              <w:rPr>
                <w:ins w:id="451" w:author="Stankova-Bogoeva, Desislava" w:date="2022-01-21T19:25:00Z"/>
                <w:rFonts w:ascii="Helvetica" w:hAnsi="Helvetica" w:cs="Helvetica"/>
                <w:sz w:val="18"/>
                <w:szCs w:val="18"/>
              </w:rPr>
            </w:pPr>
            <w:ins w:id="452" w:author="Stankova-Bogoeva, Desislava" w:date="2022-01-21T19:25:00Z">
              <w:r w:rsidRPr="002B7CD2">
                <w:rPr>
                  <w:rFonts w:ascii="Helvetica" w:hAnsi="Helvetica" w:cs="Helvetica"/>
                  <w:sz w:val="18"/>
                  <w:szCs w:val="18"/>
                </w:rPr>
                <w:t>Or</w:t>
              </w:r>
            </w:ins>
          </w:p>
          <w:p w14:paraId="223604CD" w14:textId="77777777" w:rsidR="002D7BFD" w:rsidRPr="002B7CD2" w:rsidRDefault="002D7BFD" w:rsidP="000472A7">
            <w:pPr>
              <w:rPr>
                <w:ins w:id="453" w:author="Stankova-Bogoeva, Desislava" w:date="2022-01-21T19:25:00Z"/>
                <w:rFonts w:ascii="Helvetica" w:hAnsi="Helvetica" w:cs="Helvetica"/>
                <w:sz w:val="18"/>
                <w:szCs w:val="18"/>
              </w:rPr>
            </w:pPr>
          </w:p>
          <w:p w14:paraId="0D62FA2D" w14:textId="77777777" w:rsidR="002D7BFD" w:rsidRPr="002B7CD2" w:rsidRDefault="002D7BFD" w:rsidP="000472A7">
            <w:pPr>
              <w:rPr>
                <w:ins w:id="454" w:author="Stankova-Bogoeva, Desislava" w:date="2022-01-21T19:25:00Z"/>
                <w:rFonts w:ascii="Helvetica" w:hAnsi="Helvetica"/>
                <w:b/>
                <w:sz w:val="18"/>
                <w:szCs w:val="18"/>
              </w:rPr>
            </w:pPr>
            <w:ins w:id="455" w:author="Stankova-Bogoeva, Desislava" w:date="2022-01-21T19:25:00Z">
              <w:r w:rsidRPr="002B7CD2">
                <w:rPr>
                  <w:rFonts w:ascii="Helvetica" w:hAnsi="Helvetica"/>
                  <w:b/>
                  <w:sz w:val="18"/>
                  <w:szCs w:val="18"/>
                </w:rPr>
                <w:t>Ingram Micro Pakistan (Pvt) Limited</w:t>
              </w:r>
            </w:ins>
          </w:p>
          <w:p w14:paraId="292451B0" w14:textId="77777777" w:rsidR="002D7BFD" w:rsidRPr="002B7CD2" w:rsidRDefault="002D7BFD" w:rsidP="000472A7">
            <w:pPr>
              <w:rPr>
                <w:ins w:id="456" w:author="Stankova-Bogoeva, Desislava" w:date="2022-01-21T19:25:00Z"/>
                <w:rFonts w:ascii="Helvetica" w:hAnsi="Helvetica" w:cs="Helvetica"/>
                <w:sz w:val="18"/>
                <w:szCs w:val="18"/>
              </w:rPr>
            </w:pPr>
            <w:ins w:id="457" w:author="Stankova-Bogoeva, Desislava" w:date="2022-01-21T19:25:00Z">
              <w:r w:rsidRPr="002B7CD2">
                <w:rPr>
                  <w:rFonts w:ascii="Helvetica" w:hAnsi="Helvetica"/>
                  <w:bCs/>
                  <w:sz w:val="18"/>
                  <w:szCs w:val="18"/>
                </w:rPr>
                <w:lastRenderedPageBreak/>
                <w:t>Office # 409 &amp; 410, 4th Floor, The Forum Mall, Clifton, Block-9, Karachi, Sindh, Pakistan.</w:t>
              </w:r>
            </w:ins>
          </w:p>
          <w:p w14:paraId="715E8F65" w14:textId="77777777" w:rsidR="002D7BFD" w:rsidRPr="002B7CD2" w:rsidRDefault="002D7BFD" w:rsidP="000472A7">
            <w:pPr>
              <w:rPr>
                <w:ins w:id="458" w:author="Stankova-Bogoeva, Desislava" w:date="2022-01-21T19:25:00Z"/>
                <w:rFonts w:ascii="Helvetica" w:hAnsi="Helvetica"/>
                <w:bCs/>
                <w:sz w:val="18"/>
                <w:szCs w:val="18"/>
              </w:rPr>
            </w:pPr>
          </w:p>
        </w:tc>
        <w:tc>
          <w:tcPr>
            <w:tcW w:w="2909" w:type="dxa"/>
            <w:gridSpan w:val="2"/>
          </w:tcPr>
          <w:p w14:paraId="53B01A50" w14:textId="77777777" w:rsidR="002D7BFD" w:rsidRPr="002B7CD2" w:rsidRDefault="002D7BFD" w:rsidP="000472A7">
            <w:pPr>
              <w:rPr>
                <w:ins w:id="459" w:author="Stankova-Bogoeva, Desislava" w:date="2022-01-21T19:25:00Z"/>
                <w:rFonts w:ascii="Helvetica" w:hAnsi="Helvetica" w:cs="Helvetica"/>
                <w:b/>
                <w:bCs/>
                <w:sz w:val="18"/>
                <w:szCs w:val="18"/>
              </w:rPr>
            </w:pPr>
            <w:ins w:id="460" w:author="Stankova-Bogoeva, Desislava" w:date="2022-01-21T19:25:00Z">
              <w:r w:rsidRPr="002B7CD2">
                <w:rPr>
                  <w:rFonts w:ascii="Helvetica" w:hAnsi="Helvetica" w:cs="Helvetica"/>
                  <w:b/>
                  <w:bCs/>
                  <w:sz w:val="18"/>
                  <w:szCs w:val="18"/>
                </w:rPr>
                <w:lastRenderedPageBreak/>
                <w:t>Aptec Distribution FZ LLC</w:t>
              </w:r>
            </w:ins>
          </w:p>
          <w:p w14:paraId="25EE5C63" w14:textId="77777777" w:rsidR="002D7BFD" w:rsidRPr="002B7CD2" w:rsidRDefault="002D7BFD" w:rsidP="000472A7">
            <w:pPr>
              <w:rPr>
                <w:ins w:id="461" w:author="Stankova-Bogoeva, Desislava" w:date="2022-01-21T19:25:00Z"/>
                <w:rFonts w:ascii="Helvetica" w:hAnsi="Helvetica" w:cs="Helvetica"/>
                <w:sz w:val="18"/>
                <w:szCs w:val="18"/>
              </w:rPr>
            </w:pPr>
            <w:ins w:id="462" w:author="Stankova-Bogoeva, Desislava" w:date="2022-01-21T19:25:00Z">
              <w:r w:rsidRPr="002B7CD2">
                <w:rPr>
                  <w:rFonts w:ascii="Helvetica" w:hAnsi="Helvetica" w:cs="Helvetica"/>
                  <w:sz w:val="18"/>
                  <w:szCs w:val="18"/>
                </w:rPr>
                <w:t>Al Falak Street, Building 1, Innovation Hub</w:t>
              </w:r>
            </w:ins>
          </w:p>
          <w:p w14:paraId="445AF5F7" w14:textId="77777777" w:rsidR="002D7BFD" w:rsidRPr="002B7CD2" w:rsidRDefault="002D7BFD" w:rsidP="000472A7">
            <w:pPr>
              <w:rPr>
                <w:ins w:id="463" w:author="Stankova-Bogoeva, Desislava" w:date="2022-01-21T19:25:00Z"/>
                <w:rFonts w:ascii="Helvetica" w:hAnsi="Helvetica" w:cs="Helvetica"/>
                <w:sz w:val="18"/>
                <w:szCs w:val="18"/>
              </w:rPr>
            </w:pPr>
            <w:ins w:id="464" w:author="Stankova-Bogoeva, Desislava" w:date="2022-01-21T19:25:00Z">
              <w:r w:rsidRPr="002B7CD2">
                <w:rPr>
                  <w:rFonts w:ascii="Helvetica" w:hAnsi="Helvetica" w:cs="Helvetica"/>
                  <w:sz w:val="18"/>
                  <w:szCs w:val="18"/>
                </w:rPr>
                <w:t>2</w:t>
              </w:r>
              <w:r w:rsidRPr="002B7CD2">
                <w:rPr>
                  <w:rFonts w:ascii="Helvetica" w:hAnsi="Helvetica" w:cs="Helvetica"/>
                  <w:sz w:val="18"/>
                  <w:szCs w:val="18"/>
                  <w:vertAlign w:val="superscript"/>
                </w:rPr>
                <w:t>nd</w:t>
              </w:r>
              <w:r w:rsidRPr="002B7CD2">
                <w:rPr>
                  <w:rFonts w:ascii="Helvetica" w:hAnsi="Helvetica" w:cs="Helvetica"/>
                  <w:sz w:val="18"/>
                  <w:szCs w:val="18"/>
                </w:rPr>
                <w:t xml:space="preserve"> Floor</w:t>
              </w:r>
            </w:ins>
          </w:p>
          <w:p w14:paraId="709AE0D1" w14:textId="77777777" w:rsidR="002D7BFD" w:rsidRPr="002B7CD2" w:rsidRDefault="002D7BFD" w:rsidP="000472A7">
            <w:pPr>
              <w:rPr>
                <w:ins w:id="465" w:author="Stankova-Bogoeva, Desislava" w:date="2022-01-21T19:25:00Z"/>
                <w:rFonts w:ascii="Helvetica" w:hAnsi="Helvetica" w:cs="Helvetica"/>
                <w:sz w:val="18"/>
                <w:szCs w:val="18"/>
              </w:rPr>
            </w:pPr>
            <w:ins w:id="466" w:author="Stankova-Bogoeva, Desislava" w:date="2022-01-21T19:25:00Z">
              <w:r w:rsidRPr="002B7CD2">
                <w:rPr>
                  <w:rFonts w:ascii="Helvetica" w:hAnsi="Helvetica" w:cs="Helvetica"/>
                  <w:sz w:val="18"/>
                  <w:szCs w:val="18"/>
                </w:rPr>
                <w:t>Dubai, United Arab Emirates</w:t>
              </w:r>
            </w:ins>
          </w:p>
          <w:p w14:paraId="00AF94D6" w14:textId="77777777" w:rsidR="002D7BFD" w:rsidRPr="002B7CD2" w:rsidRDefault="002D7BFD" w:rsidP="000472A7">
            <w:pPr>
              <w:spacing w:before="60"/>
              <w:rPr>
                <w:ins w:id="467" w:author="Stankova-Bogoeva, Desislava" w:date="2022-01-21T19:25:00Z"/>
                <w:rFonts w:ascii="Helvetica" w:hAnsi="Helvetica"/>
                <w:bCs/>
                <w:sz w:val="18"/>
                <w:szCs w:val="18"/>
              </w:rPr>
            </w:pPr>
            <w:ins w:id="468" w:author="Stankova-Bogoeva, Desislava" w:date="2022-01-21T19:25:00Z">
              <w:r w:rsidRPr="002B7CD2">
                <w:rPr>
                  <w:rFonts w:ascii="Helvetica" w:hAnsi="Helvetica"/>
                  <w:bCs/>
                  <w:sz w:val="18"/>
                  <w:szCs w:val="18"/>
                </w:rPr>
                <w:t>Or</w:t>
              </w:r>
            </w:ins>
          </w:p>
          <w:p w14:paraId="6AED8039" w14:textId="77777777" w:rsidR="002D7BFD" w:rsidRPr="002B7CD2" w:rsidRDefault="002D7BFD" w:rsidP="000472A7">
            <w:pPr>
              <w:spacing w:before="60"/>
              <w:rPr>
                <w:ins w:id="469" w:author="Stankova-Bogoeva, Desislava" w:date="2022-01-21T19:25:00Z"/>
                <w:rFonts w:ascii="Helvetica" w:hAnsi="Helvetica"/>
                <w:bCs/>
                <w:sz w:val="18"/>
                <w:szCs w:val="18"/>
              </w:rPr>
            </w:pPr>
          </w:p>
          <w:p w14:paraId="345D0A89" w14:textId="77777777" w:rsidR="002D7BFD" w:rsidRPr="002B7CD2" w:rsidRDefault="002D7BFD" w:rsidP="000472A7">
            <w:pPr>
              <w:rPr>
                <w:ins w:id="470" w:author="Stankova-Bogoeva, Desislava" w:date="2022-01-21T19:25:00Z"/>
                <w:rFonts w:ascii="Helvetica" w:hAnsi="Helvetica"/>
                <w:b/>
                <w:sz w:val="18"/>
                <w:szCs w:val="18"/>
              </w:rPr>
            </w:pPr>
            <w:ins w:id="471" w:author="Stankova-Bogoeva, Desislava" w:date="2022-01-21T19:25:00Z">
              <w:r w:rsidRPr="002B7CD2">
                <w:rPr>
                  <w:rFonts w:ascii="Helvetica" w:hAnsi="Helvetica"/>
                  <w:b/>
                  <w:sz w:val="18"/>
                  <w:szCs w:val="18"/>
                </w:rPr>
                <w:t>Ingram Micro Pakistan (Pvt) Limited</w:t>
              </w:r>
            </w:ins>
          </w:p>
          <w:p w14:paraId="706A0A80" w14:textId="77777777" w:rsidR="002D7BFD" w:rsidRPr="002B7CD2" w:rsidRDefault="002D7BFD" w:rsidP="000472A7">
            <w:pPr>
              <w:spacing w:before="60"/>
              <w:rPr>
                <w:ins w:id="472" w:author="Stankova-Bogoeva, Desislava" w:date="2022-01-21T19:25:00Z"/>
                <w:rFonts w:ascii="Helvetica" w:hAnsi="Helvetica"/>
                <w:b/>
                <w:bCs/>
                <w:sz w:val="18"/>
                <w:szCs w:val="18"/>
              </w:rPr>
            </w:pPr>
            <w:ins w:id="473" w:author="Stankova-Bogoeva, Desislava" w:date="2022-01-21T19:25:00Z">
              <w:r w:rsidRPr="002B7CD2">
                <w:rPr>
                  <w:rFonts w:ascii="Helvetica" w:hAnsi="Helvetica"/>
                  <w:bCs/>
                  <w:sz w:val="18"/>
                  <w:szCs w:val="18"/>
                </w:rPr>
                <w:lastRenderedPageBreak/>
                <w:t>Office # 409 &amp; 410, 4th Floor, The Forum Mall, Clifton, Block-9, Karachi, Sindh, Pakistan.</w:t>
              </w:r>
            </w:ins>
          </w:p>
        </w:tc>
        <w:tc>
          <w:tcPr>
            <w:tcW w:w="3330" w:type="dxa"/>
          </w:tcPr>
          <w:p w14:paraId="2F21BD72" w14:textId="77777777" w:rsidR="002D7BFD" w:rsidRPr="002B7CD2" w:rsidRDefault="002D7BFD" w:rsidP="000472A7">
            <w:pPr>
              <w:spacing w:before="60"/>
              <w:rPr>
                <w:ins w:id="474" w:author="Stankova-Bogoeva, Desislava" w:date="2022-01-21T19:25:00Z"/>
                <w:rFonts w:ascii="Helvetica" w:hAnsi="Helvetica"/>
                <w:b/>
                <w:sz w:val="18"/>
                <w:szCs w:val="18"/>
                <w:lang w:val="pt-PT"/>
              </w:rPr>
            </w:pPr>
            <w:ins w:id="475" w:author="Stankova-Bogoeva, Desislava" w:date="2022-01-21T19:25:00Z">
              <w:r w:rsidRPr="002B7CD2">
                <w:rPr>
                  <w:rFonts w:ascii="Helvetica" w:hAnsi="Helvetica"/>
                  <w:b/>
                  <w:sz w:val="18"/>
                  <w:szCs w:val="18"/>
                  <w:lang w:val="pt-PT"/>
                </w:rPr>
                <w:lastRenderedPageBreak/>
                <w:t>Ingram Micro Pakistan (Pvt) Limited</w:t>
              </w:r>
            </w:ins>
          </w:p>
          <w:p w14:paraId="3C6D9C73" w14:textId="77777777" w:rsidR="002D7BFD" w:rsidRPr="002B7CD2" w:rsidRDefault="002D7BFD" w:rsidP="000472A7">
            <w:pPr>
              <w:spacing w:before="60"/>
              <w:rPr>
                <w:ins w:id="476" w:author="Stankova-Bogoeva, Desislava" w:date="2022-01-21T19:25:00Z"/>
                <w:rFonts w:ascii="Helvetica" w:hAnsi="Helvetica"/>
                <w:bCs/>
                <w:sz w:val="18"/>
                <w:szCs w:val="18"/>
                <w:lang w:val="pt-PT"/>
              </w:rPr>
            </w:pPr>
            <w:ins w:id="477" w:author="Stankova-Bogoeva, Desislava" w:date="2022-01-21T19:25:00Z">
              <w:r w:rsidRPr="002B7CD2">
                <w:rPr>
                  <w:rFonts w:ascii="Helvetica" w:hAnsi="Helvetica"/>
                  <w:bCs/>
                  <w:sz w:val="18"/>
                  <w:szCs w:val="18"/>
                  <w:lang w:val="pt-PT"/>
                </w:rPr>
                <w:t>c/o Pamco Enterprises,</w:t>
              </w:r>
            </w:ins>
          </w:p>
          <w:p w14:paraId="5417C00B" w14:textId="77777777" w:rsidR="002D7BFD" w:rsidRPr="002B7CD2" w:rsidRDefault="002D7BFD" w:rsidP="000472A7">
            <w:pPr>
              <w:spacing w:before="60"/>
              <w:rPr>
                <w:ins w:id="478" w:author="Stankova-Bogoeva, Desislava" w:date="2022-01-21T19:25:00Z"/>
                <w:rFonts w:ascii="Helvetica" w:hAnsi="Helvetica"/>
                <w:sz w:val="18"/>
                <w:szCs w:val="18"/>
                <w:lang w:val="nl-NL"/>
              </w:rPr>
            </w:pPr>
            <w:ins w:id="479" w:author="Stankova-Bogoeva, Desislava" w:date="2022-01-21T19:25:00Z">
              <w:r w:rsidRPr="002B7CD2">
                <w:rPr>
                  <w:rFonts w:ascii="Helvetica" w:hAnsi="Helvetica"/>
                  <w:bCs/>
                  <w:sz w:val="18"/>
                  <w:szCs w:val="18"/>
                  <w:lang w:val="pt-PT"/>
                </w:rPr>
                <w:t>43-10/G, Block-6, P.E.C.H.S, Karachi, Pakistan</w:t>
              </w:r>
            </w:ins>
          </w:p>
        </w:tc>
      </w:tr>
      <w:tr w:rsidR="002D7BFD" w:rsidRPr="002B7CD2" w14:paraId="3CFC757E" w14:textId="77777777" w:rsidTr="000472A7">
        <w:trPr>
          <w:trHeight w:val="1703"/>
          <w:ins w:id="480" w:author="Stankova-Bogoeva, Desislava" w:date="2022-01-21T19:25:00Z"/>
        </w:trPr>
        <w:tc>
          <w:tcPr>
            <w:tcW w:w="1350" w:type="dxa"/>
            <w:shd w:val="solid" w:color="C0C0C0" w:fill="FFFFFF"/>
          </w:tcPr>
          <w:p w14:paraId="65888839" w14:textId="77777777" w:rsidR="002D7BFD" w:rsidRPr="002B7CD2" w:rsidRDefault="002D7BFD" w:rsidP="000472A7">
            <w:pPr>
              <w:rPr>
                <w:ins w:id="481" w:author="Stankova-Bogoeva, Desislava" w:date="2022-01-21T19:25:00Z"/>
                <w:rFonts w:ascii="Helvetica" w:hAnsi="Helvetica"/>
                <w:b/>
                <w:bCs/>
                <w:sz w:val="18"/>
                <w:szCs w:val="18"/>
              </w:rPr>
            </w:pPr>
            <w:ins w:id="482" w:author="Stankova-Bogoeva, Desislava" w:date="2022-01-21T19:25:00Z">
              <w:r w:rsidRPr="002B7CD2">
                <w:rPr>
                  <w:rFonts w:ascii="Helvetica" w:hAnsi="Helvetica"/>
                  <w:b/>
                  <w:bCs/>
                  <w:sz w:val="18"/>
                  <w:szCs w:val="18"/>
                </w:rPr>
                <w:t>Saudi Arabia</w:t>
              </w:r>
            </w:ins>
          </w:p>
        </w:tc>
        <w:tc>
          <w:tcPr>
            <w:tcW w:w="2761" w:type="dxa"/>
            <w:tcBorders>
              <w:top w:val="nil"/>
            </w:tcBorders>
          </w:tcPr>
          <w:p w14:paraId="41DEDF6E" w14:textId="77777777" w:rsidR="002D7BFD" w:rsidRPr="002B7CD2" w:rsidRDefault="002D7BFD" w:rsidP="000472A7">
            <w:pPr>
              <w:rPr>
                <w:ins w:id="483" w:author="Stankova-Bogoeva, Desislava" w:date="2022-01-21T19:25:00Z"/>
                <w:rFonts w:ascii="Helvetica" w:hAnsi="Helvetica"/>
                <w:b/>
                <w:sz w:val="18"/>
                <w:szCs w:val="18"/>
                <w:lang w:val="pt-PT"/>
              </w:rPr>
            </w:pPr>
            <w:ins w:id="484" w:author="Stankova-Bogoeva, Desislava" w:date="2022-01-21T19:25:00Z">
              <w:r w:rsidRPr="002B7CD2">
                <w:rPr>
                  <w:rFonts w:ascii="Helvetica" w:hAnsi="Helvetica"/>
                  <w:b/>
                  <w:sz w:val="18"/>
                  <w:szCs w:val="18"/>
                  <w:lang w:val="pt-PT"/>
                </w:rPr>
                <w:t>Aptec Saudi Arabia LLC</w:t>
              </w:r>
            </w:ins>
          </w:p>
          <w:p w14:paraId="1E2E47F2" w14:textId="77777777" w:rsidR="002D7BFD" w:rsidRPr="002B7CD2" w:rsidRDefault="002D7BFD" w:rsidP="000472A7">
            <w:pPr>
              <w:rPr>
                <w:ins w:id="485" w:author="Stankova-Bogoeva, Desislava" w:date="2022-01-21T19:25:00Z"/>
                <w:rFonts w:ascii="Helvetica" w:hAnsi="Helvetica"/>
                <w:bCs/>
                <w:sz w:val="18"/>
                <w:szCs w:val="18"/>
                <w:lang w:val="pt-PT"/>
              </w:rPr>
            </w:pPr>
            <w:ins w:id="486" w:author="Stankova-Bogoeva, Desislava" w:date="2022-01-21T19:25:00Z">
              <w:r w:rsidRPr="002B7CD2">
                <w:rPr>
                  <w:rFonts w:ascii="Helvetica" w:hAnsi="Helvetica"/>
                  <w:bCs/>
                  <w:sz w:val="18"/>
                  <w:szCs w:val="18"/>
                  <w:lang w:val="pt-PT"/>
                </w:rPr>
                <w:t>Office No. 519, Akariya Building 2, Olaya Road.</w:t>
              </w:r>
            </w:ins>
          </w:p>
          <w:p w14:paraId="708ABF3D" w14:textId="77777777" w:rsidR="002D7BFD" w:rsidRPr="002B7CD2" w:rsidRDefault="002D7BFD" w:rsidP="000472A7">
            <w:pPr>
              <w:rPr>
                <w:ins w:id="487" w:author="Stankova-Bogoeva, Desislava" w:date="2022-01-21T19:25:00Z"/>
                <w:rFonts w:ascii="Helvetica" w:hAnsi="Helvetica"/>
                <w:bCs/>
                <w:sz w:val="18"/>
                <w:szCs w:val="18"/>
                <w:lang w:val="pt-PT"/>
              </w:rPr>
            </w:pPr>
            <w:ins w:id="488" w:author="Stankova-Bogoeva, Desislava" w:date="2022-01-21T19:25:00Z">
              <w:r w:rsidRPr="002B7CD2">
                <w:rPr>
                  <w:rFonts w:ascii="Helvetica" w:hAnsi="Helvetica"/>
                  <w:bCs/>
                  <w:sz w:val="18"/>
                  <w:szCs w:val="18"/>
                  <w:lang w:val="pt-PT"/>
                </w:rPr>
                <w:t>P.O. Box 94609, Riyadh 11614, Saudi Arabia</w:t>
              </w:r>
            </w:ins>
          </w:p>
          <w:p w14:paraId="15D78D6F" w14:textId="77777777" w:rsidR="002D7BFD" w:rsidRPr="002B7CD2" w:rsidRDefault="002D7BFD" w:rsidP="000472A7">
            <w:pPr>
              <w:pStyle w:val="HTMLPreformatted"/>
              <w:shd w:val="clear" w:color="auto" w:fill="FCFDFD"/>
              <w:rPr>
                <w:ins w:id="489" w:author="Stankova-Bogoeva, Desislava" w:date="2022-01-21T19:25:00Z"/>
                <w:rFonts w:ascii="Helvetica" w:hAnsi="Helvetica"/>
                <w:b/>
                <w:sz w:val="18"/>
                <w:szCs w:val="18"/>
              </w:rPr>
            </w:pPr>
          </w:p>
        </w:tc>
        <w:tc>
          <w:tcPr>
            <w:tcW w:w="2909" w:type="dxa"/>
            <w:gridSpan w:val="2"/>
            <w:tcBorders>
              <w:top w:val="nil"/>
            </w:tcBorders>
          </w:tcPr>
          <w:p w14:paraId="0959A1FC" w14:textId="77777777" w:rsidR="002D7BFD" w:rsidRPr="002B7CD2" w:rsidRDefault="002D7BFD" w:rsidP="000472A7">
            <w:pPr>
              <w:rPr>
                <w:ins w:id="490" w:author="Stankova-Bogoeva, Desislava" w:date="2022-01-21T19:25:00Z"/>
                <w:rFonts w:ascii="Helvetica" w:hAnsi="Helvetica" w:cs="Helvetica"/>
                <w:b/>
                <w:bCs/>
                <w:sz w:val="18"/>
                <w:szCs w:val="18"/>
                <w:lang w:val="pt-PT" w:eastAsia="zh-CN"/>
              </w:rPr>
            </w:pPr>
            <w:ins w:id="491" w:author="Stankova-Bogoeva, Desislava" w:date="2022-01-21T19:25:00Z">
              <w:r w:rsidRPr="002B7CD2">
                <w:rPr>
                  <w:rFonts w:ascii="Helvetica" w:hAnsi="Helvetica" w:cs="Helvetica"/>
                  <w:b/>
                  <w:bCs/>
                  <w:sz w:val="18"/>
                  <w:szCs w:val="18"/>
                  <w:lang w:val="pt-PT" w:eastAsia="zh-CN"/>
                </w:rPr>
                <w:t>Aptec Saudi Arabia LLC</w:t>
              </w:r>
            </w:ins>
          </w:p>
          <w:p w14:paraId="4EA7FF09" w14:textId="77777777" w:rsidR="002D7BFD" w:rsidRPr="002B7CD2" w:rsidRDefault="002D7BFD" w:rsidP="000472A7">
            <w:pPr>
              <w:rPr>
                <w:ins w:id="492" w:author="Stankova-Bogoeva, Desislava" w:date="2022-01-21T19:25:00Z"/>
                <w:rFonts w:ascii="Helvetica" w:hAnsi="Helvetica" w:cs="Helvetica"/>
                <w:sz w:val="18"/>
                <w:szCs w:val="18"/>
                <w:lang w:val="pt-PT" w:eastAsia="zh-CN"/>
              </w:rPr>
            </w:pPr>
            <w:ins w:id="493" w:author="Stankova-Bogoeva, Desislava" w:date="2022-01-21T19:25:00Z">
              <w:r w:rsidRPr="002B7CD2">
                <w:rPr>
                  <w:rFonts w:ascii="Helvetica" w:hAnsi="Helvetica" w:cs="Helvetica"/>
                  <w:sz w:val="18"/>
                  <w:szCs w:val="18"/>
                  <w:lang w:val="pt-PT" w:eastAsia="zh-CN"/>
                </w:rPr>
                <w:t>P.O. Box 94609</w:t>
              </w:r>
            </w:ins>
          </w:p>
          <w:p w14:paraId="1DEFE8D8" w14:textId="77777777" w:rsidR="002D7BFD" w:rsidRPr="002B7CD2" w:rsidRDefault="002D7BFD" w:rsidP="000472A7">
            <w:pPr>
              <w:rPr>
                <w:ins w:id="494" w:author="Stankova-Bogoeva, Desislava" w:date="2022-01-21T19:25:00Z"/>
                <w:rFonts w:ascii="Helvetica" w:hAnsi="Helvetica"/>
                <w:sz w:val="18"/>
                <w:szCs w:val="18"/>
              </w:rPr>
            </w:pPr>
            <w:ins w:id="495" w:author="Stankova-Bogoeva, Desislava" w:date="2022-01-21T19:25:00Z">
              <w:r w:rsidRPr="002B7CD2">
                <w:rPr>
                  <w:rFonts w:ascii="Helvetica" w:hAnsi="Helvetica" w:cs="Helvetica"/>
                  <w:sz w:val="18"/>
                  <w:szCs w:val="18"/>
                  <w:lang w:eastAsia="zh-CN"/>
                </w:rPr>
                <w:t xml:space="preserve">Office 519, Olaya Street, </w:t>
              </w:r>
              <w:proofErr w:type="spellStart"/>
              <w:r w:rsidRPr="002B7CD2">
                <w:rPr>
                  <w:rFonts w:ascii="Helvetica" w:hAnsi="Helvetica" w:cs="Helvetica"/>
                  <w:sz w:val="18"/>
                  <w:szCs w:val="18"/>
                  <w:lang w:eastAsia="zh-CN"/>
                </w:rPr>
                <w:t>Aqaria</w:t>
              </w:r>
              <w:proofErr w:type="spellEnd"/>
              <w:r w:rsidRPr="002B7CD2">
                <w:rPr>
                  <w:rFonts w:ascii="Helvetica" w:hAnsi="Helvetica" w:cs="Helvetica"/>
                  <w:sz w:val="18"/>
                  <w:szCs w:val="18"/>
                  <w:lang w:eastAsia="zh-CN"/>
                </w:rPr>
                <w:t xml:space="preserve"> No. 2, Riyadh 11614, Saudi Arabia</w:t>
              </w:r>
            </w:ins>
          </w:p>
        </w:tc>
        <w:tc>
          <w:tcPr>
            <w:tcW w:w="3330" w:type="dxa"/>
            <w:tcBorders>
              <w:top w:val="nil"/>
            </w:tcBorders>
          </w:tcPr>
          <w:p w14:paraId="17C46184" w14:textId="77777777" w:rsidR="002D7BFD" w:rsidRPr="002B7CD2" w:rsidRDefault="002D7BFD" w:rsidP="000472A7">
            <w:pPr>
              <w:rPr>
                <w:ins w:id="496" w:author="Stankova-Bogoeva, Desislava" w:date="2022-01-21T19:25:00Z"/>
                <w:rFonts w:ascii="Helvetica" w:hAnsi="Helvetica" w:cs="Helvetica"/>
                <w:b/>
                <w:bCs/>
                <w:sz w:val="18"/>
                <w:szCs w:val="18"/>
                <w:lang w:eastAsia="zh-CN"/>
              </w:rPr>
            </w:pPr>
            <w:ins w:id="497" w:author="Stankova-Bogoeva, Desislava" w:date="2022-01-21T19:25:00Z">
              <w:r w:rsidRPr="002B7CD2">
                <w:rPr>
                  <w:rFonts w:ascii="Helvetica" w:hAnsi="Helvetica" w:cs="Helvetica"/>
                  <w:b/>
                  <w:bCs/>
                  <w:sz w:val="18"/>
                  <w:szCs w:val="18"/>
                  <w:lang w:eastAsia="zh-CN"/>
                </w:rPr>
                <w:t>Aptec Saudi Arabia LLC</w:t>
              </w:r>
            </w:ins>
          </w:p>
          <w:p w14:paraId="63DDBD86" w14:textId="77777777" w:rsidR="002D7BFD" w:rsidRPr="002B7CD2" w:rsidRDefault="002D7BFD" w:rsidP="000472A7">
            <w:pPr>
              <w:rPr>
                <w:ins w:id="498" w:author="Stankova-Bogoeva, Desislava" w:date="2022-01-21T19:25:00Z"/>
                <w:rFonts w:ascii="Helvetica" w:hAnsi="Helvetica" w:cs="Helvetica"/>
                <w:sz w:val="18"/>
                <w:szCs w:val="18"/>
                <w:lang w:eastAsia="zh-CN"/>
              </w:rPr>
            </w:pPr>
            <w:ins w:id="499" w:author="Stankova-Bogoeva, Desislava" w:date="2022-01-21T19:25:00Z">
              <w:r w:rsidRPr="002B7CD2">
                <w:rPr>
                  <w:rFonts w:ascii="Helvetica" w:hAnsi="Helvetica" w:cs="Helvetica"/>
                  <w:sz w:val="18"/>
                  <w:szCs w:val="18"/>
                  <w:lang w:eastAsia="zh-CN"/>
                </w:rPr>
                <w:t>In-between Exit 17 &amp; 18</w:t>
              </w:r>
            </w:ins>
          </w:p>
          <w:p w14:paraId="4CBC9CD7" w14:textId="77777777" w:rsidR="002D7BFD" w:rsidRPr="002B7CD2" w:rsidRDefault="002D7BFD" w:rsidP="000472A7">
            <w:pPr>
              <w:rPr>
                <w:ins w:id="500" w:author="Stankova-Bogoeva, Desislava" w:date="2022-01-21T19:25:00Z"/>
                <w:rFonts w:ascii="Helvetica" w:hAnsi="Helvetica" w:cs="Helvetica"/>
                <w:sz w:val="18"/>
                <w:szCs w:val="18"/>
                <w:lang w:eastAsia="zh-CN"/>
              </w:rPr>
            </w:pPr>
            <w:ins w:id="501" w:author="Stankova-Bogoeva, Desislava" w:date="2022-01-21T19:25:00Z">
              <w:r w:rsidRPr="002B7CD2">
                <w:rPr>
                  <w:rFonts w:ascii="Helvetica" w:hAnsi="Helvetica" w:cs="Helvetica"/>
                  <w:sz w:val="18"/>
                  <w:szCs w:val="18"/>
                  <w:lang w:eastAsia="zh-CN"/>
                </w:rPr>
                <w:t>Near to Al -Marai Warehouse &amp;</w:t>
              </w:r>
            </w:ins>
          </w:p>
          <w:p w14:paraId="7AD9B1CE" w14:textId="77777777" w:rsidR="002D7BFD" w:rsidRPr="002B7CD2" w:rsidRDefault="002D7BFD" w:rsidP="000472A7">
            <w:pPr>
              <w:rPr>
                <w:ins w:id="502" w:author="Stankova-Bogoeva, Desislava" w:date="2022-01-21T19:25:00Z"/>
                <w:rFonts w:ascii="Helvetica" w:hAnsi="Helvetica" w:cs="Helvetica"/>
                <w:sz w:val="18"/>
                <w:szCs w:val="18"/>
                <w:lang w:eastAsia="zh-CN"/>
              </w:rPr>
            </w:pPr>
            <w:ins w:id="503" w:author="Stankova-Bogoeva, Desislava" w:date="2022-01-21T19:25:00Z">
              <w:r w:rsidRPr="002B7CD2">
                <w:rPr>
                  <w:rFonts w:ascii="Helvetica" w:hAnsi="Helvetica" w:cs="Helvetica"/>
                  <w:sz w:val="18"/>
                  <w:szCs w:val="18"/>
                  <w:lang w:eastAsia="zh-CN"/>
                </w:rPr>
                <w:t>Nearby  </w:t>
              </w:r>
              <w:proofErr w:type="spellStart"/>
              <w:r w:rsidRPr="002B7CD2">
                <w:rPr>
                  <w:rFonts w:ascii="Helvetica" w:hAnsi="Helvetica" w:cs="Helvetica"/>
                  <w:sz w:val="18"/>
                  <w:szCs w:val="18"/>
                  <w:lang w:eastAsia="zh-CN"/>
                </w:rPr>
                <w:t>Shurta</w:t>
              </w:r>
              <w:proofErr w:type="spellEnd"/>
              <w:r w:rsidRPr="002B7CD2">
                <w:rPr>
                  <w:rFonts w:ascii="Helvetica" w:hAnsi="Helvetica" w:cs="Helvetica"/>
                  <w:sz w:val="18"/>
                  <w:szCs w:val="18"/>
                  <w:lang w:eastAsia="zh-CN"/>
                </w:rPr>
                <w:t xml:space="preserve"> Al Tawari</w:t>
              </w:r>
            </w:ins>
          </w:p>
          <w:p w14:paraId="0C87138A" w14:textId="77777777" w:rsidR="002D7BFD" w:rsidRPr="002B7CD2" w:rsidRDefault="002D7BFD" w:rsidP="000472A7">
            <w:pPr>
              <w:rPr>
                <w:ins w:id="504" w:author="Stankova-Bogoeva, Desislava" w:date="2022-01-21T19:25:00Z"/>
                <w:rFonts w:ascii="Helvetica" w:hAnsi="Helvetica" w:cs="Helvetica"/>
                <w:sz w:val="18"/>
                <w:szCs w:val="18"/>
                <w:lang w:eastAsia="zh-CN"/>
              </w:rPr>
            </w:pPr>
            <w:ins w:id="505" w:author="Stankova-Bogoeva, Desislava" w:date="2022-01-21T19:25:00Z">
              <w:r w:rsidRPr="002B7CD2">
                <w:rPr>
                  <w:rFonts w:ascii="Helvetica" w:hAnsi="Helvetica" w:cs="Helvetica"/>
                  <w:sz w:val="18"/>
                  <w:szCs w:val="18"/>
                  <w:lang w:eastAsia="zh-CN"/>
                </w:rPr>
                <w:t>On Front Road of Aramex Warehouse.</w:t>
              </w:r>
            </w:ins>
          </w:p>
          <w:p w14:paraId="35055798" w14:textId="77777777" w:rsidR="002D7BFD" w:rsidRPr="002B7CD2" w:rsidRDefault="002D7BFD" w:rsidP="000472A7">
            <w:pPr>
              <w:rPr>
                <w:ins w:id="506" w:author="Stankova-Bogoeva, Desislava" w:date="2022-01-21T19:25:00Z"/>
                <w:rFonts w:ascii="Helvetica" w:hAnsi="Helvetica" w:cs="Helvetica"/>
                <w:sz w:val="18"/>
                <w:szCs w:val="18"/>
                <w:lang w:val="it-IT" w:eastAsia="zh-CN"/>
              </w:rPr>
            </w:pPr>
            <w:ins w:id="507" w:author="Stankova-Bogoeva, Desislava" w:date="2022-01-21T19:25:00Z">
              <w:r w:rsidRPr="002B7CD2">
                <w:rPr>
                  <w:rFonts w:ascii="Helvetica" w:hAnsi="Helvetica" w:cs="Helvetica"/>
                  <w:sz w:val="18"/>
                  <w:szCs w:val="18"/>
                  <w:lang w:val="it-IT" w:eastAsia="zh-CN"/>
                </w:rPr>
                <w:t>Istanbul Street – Al Sulai – Riyadh Saudi Arabia</w:t>
              </w:r>
            </w:ins>
          </w:p>
          <w:p w14:paraId="28FE407B" w14:textId="77777777" w:rsidR="002D7BFD" w:rsidRPr="002B7CD2" w:rsidRDefault="002D7BFD" w:rsidP="000472A7">
            <w:pPr>
              <w:rPr>
                <w:ins w:id="508" w:author="Stankova-Bogoeva, Desislava" w:date="2022-01-21T19:25:00Z"/>
                <w:rFonts w:ascii="Helvetica" w:hAnsi="Helvetica" w:cs="Helvetica"/>
                <w:sz w:val="18"/>
                <w:szCs w:val="18"/>
                <w:lang w:val="it-IT" w:eastAsia="zh-CN"/>
              </w:rPr>
            </w:pPr>
          </w:p>
        </w:tc>
      </w:tr>
      <w:tr w:rsidR="002D7BFD" w:rsidRPr="002B7CD2" w14:paraId="7A400562" w14:textId="77777777" w:rsidTr="000472A7">
        <w:trPr>
          <w:trHeight w:val="1280"/>
          <w:ins w:id="509" w:author="Stankova-Bogoeva, Desislava" w:date="2022-01-21T19:25:00Z"/>
        </w:trPr>
        <w:tc>
          <w:tcPr>
            <w:tcW w:w="1350" w:type="dxa"/>
            <w:shd w:val="solid" w:color="C0C0C0" w:fill="FFFFFF"/>
          </w:tcPr>
          <w:p w14:paraId="3C342F33" w14:textId="77777777" w:rsidR="002D7BFD" w:rsidRPr="002B7CD2" w:rsidRDefault="002D7BFD" w:rsidP="000472A7">
            <w:pPr>
              <w:rPr>
                <w:ins w:id="510" w:author="Stankova-Bogoeva, Desislava" w:date="2022-01-21T19:25:00Z"/>
                <w:rFonts w:ascii="Helvetica" w:hAnsi="Helvetica"/>
                <w:b/>
                <w:bCs/>
                <w:sz w:val="18"/>
                <w:szCs w:val="18"/>
              </w:rPr>
            </w:pPr>
            <w:ins w:id="511" w:author="Stankova-Bogoeva, Desislava" w:date="2022-01-21T19:25:00Z">
              <w:r w:rsidRPr="002B7CD2">
                <w:rPr>
                  <w:rFonts w:ascii="Helvetica" w:hAnsi="Helvetica"/>
                  <w:b/>
                  <w:bCs/>
                  <w:sz w:val="18"/>
                  <w:szCs w:val="18"/>
                </w:rPr>
                <w:t>South Africa,</w:t>
              </w:r>
            </w:ins>
          </w:p>
          <w:p w14:paraId="39039BDB" w14:textId="77777777" w:rsidR="002D7BFD" w:rsidRPr="002B7CD2" w:rsidRDefault="002D7BFD" w:rsidP="000472A7">
            <w:pPr>
              <w:rPr>
                <w:ins w:id="512" w:author="Stankova-Bogoeva, Desislava" w:date="2022-01-21T19:25:00Z"/>
                <w:rFonts w:ascii="Helvetica" w:hAnsi="Helvetica"/>
                <w:b/>
                <w:bCs/>
                <w:sz w:val="18"/>
                <w:szCs w:val="18"/>
              </w:rPr>
            </w:pPr>
            <w:ins w:id="513" w:author="Stankova-Bogoeva, Desislava" w:date="2022-01-21T19:25:00Z">
              <w:r w:rsidRPr="002B7CD2">
                <w:rPr>
                  <w:rFonts w:ascii="Helvetica" w:hAnsi="Helvetica"/>
                  <w:b/>
                  <w:bCs/>
                  <w:sz w:val="18"/>
                  <w:szCs w:val="18"/>
                </w:rPr>
                <w:t>Zimbabwe, Namibia, Botswana,</w:t>
              </w:r>
            </w:ins>
          </w:p>
          <w:p w14:paraId="5A7F02B7" w14:textId="77777777" w:rsidR="002D7BFD" w:rsidRPr="002B7CD2" w:rsidRDefault="002D7BFD" w:rsidP="000472A7">
            <w:pPr>
              <w:rPr>
                <w:ins w:id="514" w:author="Stankova-Bogoeva, Desislava" w:date="2022-01-21T19:25:00Z"/>
                <w:rFonts w:ascii="Helvetica" w:hAnsi="Helvetica"/>
                <w:b/>
                <w:bCs/>
                <w:sz w:val="18"/>
                <w:szCs w:val="18"/>
              </w:rPr>
            </w:pPr>
            <w:ins w:id="515" w:author="Stankova-Bogoeva, Desislava" w:date="2022-01-21T19:25:00Z">
              <w:r w:rsidRPr="002B7CD2">
                <w:rPr>
                  <w:rFonts w:ascii="Helvetica" w:hAnsi="Helvetica"/>
                  <w:b/>
                  <w:bCs/>
                  <w:sz w:val="18"/>
                  <w:szCs w:val="18"/>
                </w:rPr>
                <w:t>Ethiopia, Kenya, Tanzania, Uganda</w:t>
              </w:r>
            </w:ins>
          </w:p>
          <w:p w14:paraId="5597FE5F" w14:textId="77777777" w:rsidR="002D7BFD" w:rsidRPr="002B7CD2" w:rsidRDefault="002D7BFD" w:rsidP="000472A7">
            <w:pPr>
              <w:rPr>
                <w:ins w:id="516" w:author="Stankova-Bogoeva, Desislava" w:date="2022-01-21T19:25:00Z"/>
                <w:rFonts w:ascii="Helvetica" w:hAnsi="Helvetica"/>
                <w:b/>
                <w:bCs/>
                <w:sz w:val="18"/>
                <w:szCs w:val="18"/>
              </w:rPr>
            </w:pPr>
          </w:p>
          <w:p w14:paraId="43065ED3" w14:textId="77777777" w:rsidR="002D7BFD" w:rsidRPr="002B7CD2" w:rsidRDefault="002D7BFD" w:rsidP="000472A7">
            <w:pPr>
              <w:rPr>
                <w:ins w:id="517" w:author="Stankova-Bogoeva, Desislava" w:date="2022-01-21T19:25:00Z"/>
                <w:rFonts w:ascii="Helvetica" w:hAnsi="Helvetica"/>
                <w:b/>
                <w:bCs/>
                <w:sz w:val="18"/>
                <w:szCs w:val="18"/>
              </w:rPr>
            </w:pPr>
          </w:p>
        </w:tc>
        <w:tc>
          <w:tcPr>
            <w:tcW w:w="2761" w:type="dxa"/>
            <w:tcBorders>
              <w:top w:val="nil"/>
            </w:tcBorders>
          </w:tcPr>
          <w:p w14:paraId="66709619" w14:textId="77777777" w:rsidR="002D7BFD" w:rsidRPr="002B7CD2" w:rsidRDefault="002D7BFD" w:rsidP="000472A7">
            <w:pPr>
              <w:rPr>
                <w:ins w:id="518" w:author="Stankova-Bogoeva, Desislava" w:date="2022-01-21T19:25:00Z"/>
                <w:rFonts w:ascii="Helvetica" w:hAnsi="Helvetica" w:cs="Helvetica"/>
                <w:b/>
                <w:bCs/>
                <w:color w:val="000000"/>
                <w:sz w:val="18"/>
                <w:szCs w:val="18"/>
              </w:rPr>
            </w:pPr>
            <w:ins w:id="519" w:author="Stankova-Bogoeva, Desislava" w:date="2022-01-21T19:25:00Z">
              <w:r w:rsidRPr="002B7CD2">
                <w:rPr>
                  <w:rFonts w:ascii="Helvetica" w:hAnsi="Helvetica" w:cs="Helvetica"/>
                  <w:b/>
                  <w:bCs/>
                  <w:color w:val="000000"/>
                  <w:sz w:val="18"/>
                  <w:szCs w:val="18"/>
                </w:rPr>
                <w:t>Aptec Distribution FZ LLC</w:t>
              </w:r>
            </w:ins>
          </w:p>
          <w:p w14:paraId="083B27EF" w14:textId="77777777" w:rsidR="002D7BFD" w:rsidRPr="002B7CD2" w:rsidRDefault="002D7BFD" w:rsidP="000472A7">
            <w:pPr>
              <w:rPr>
                <w:ins w:id="520" w:author="Stankova-Bogoeva, Desislava" w:date="2022-01-21T19:25:00Z"/>
                <w:rFonts w:ascii="Helvetica" w:hAnsi="Helvetica" w:cs="Helvetica"/>
                <w:color w:val="000000"/>
                <w:sz w:val="18"/>
                <w:szCs w:val="18"/>
              </w:rPr>
            </w:pPr>
            <w:ins w:id="521" w:author="Stankova-Bogoeva, Desislava" w:date="2022-01-21T19:25:00Z">
              <w:r w:rsidRPr="002B7CD2">
                <w:rPr>
                  <w:rFonts w:ascii="Helvetica" w:hAnsi="Helvetica" w:cs="Helvetica"/>
                  <w:color w:val="000000"/>
                  <w:sz w:val="18"/>
                  <w:szCs w:val="18"/>
                </w:rPr>
                <w:t>Al Falak Street, Building 1, Innovation Hub</w:t>
              </w:r>
            </w:ins>
          </w:p>
          <w:p w14:paraId="6077B00C" w14:textId="77777777" w:rsidR="002D7BFD" w:rsidRPr="002B7CD2" w:rsidRDefault="002D7BFD" w:rsidP="000472A7">
            <w:pPr>
              <w:rPr>
                <w:ins w:id="522" w:author="Stankova-Bogoeva, Desislava" w:date="2022-01-21T19:25:00Z"/>
                <w:rFonts w:ascii="Helvetica" w:hAnsi="Helvetica" w:cs="Helvetica"/>
                <w:color w:val="000000"/>
                <w:sz w:val="18"/>
                <w:szCs w:val="18"/>
              </w:rPr>
            </w:pPr>
            <w:ins w:id="523" w:author="Stankova-Bogoeva, Desislava" w:date="2022-01-21T19:25:00Z">
              <w:r w:rsidRPr="002B7CD2">
                <w:rPr>
                  <w:rFonts w:ascii="Helvetica" w:hAnsi="Helvetica" w:cs="Helvetica"/>
                  <w:color w:val="000000"/>
                  <w:sz w:val="18"/>
                  <w:szCs w:val="18"/>
                </w:rPr>
                <w:t>2</w:t>
              </w:r>
              <w:r w:rsidRPr="002B7CD2">
                <w:rPr>
                  <w:rFonts w:ascii="Helvetica" w:hAnsi="Helvetica" w:cs="Helvetica"/>
                  <w:color w:val="000000"/>
                  <w:sz w:val="18"/>
                  <w:szCs w:val="18"/>
                  <w:vertAlign w:val="superscript"/>
                </w:rPr>
                <w:t>nd</w:t>
              </w:r>
              <w:r w:rsidRPr="002B7CD2">
                <w:rPr>
                  <w:rFonts w:ascii="Helvetica" w:hAnsi="Helvetica" w:cs="Helvetica"/>
                  <w:color w:val="000000"/>
                  <w:sz w:val="18"/>
                  <w:szCs w:val="18"/>
                </w:rPr>
                <w:t xml:space="preserve"> Floor</w:t>
              </w:r>
            </w:ins>
          </w:p>
          <w:p w14:paraId="6AA9AD59" w14:textId="77777777" w:rsidR="002D7BFD" w:rsidRPr="002B7CD2" w:rsidRDefault="002D7BFD" w:rsidP="000472A7">
            <w:pPr>
              <w:rPr>
                <w:ins w:id="524" w:author="Stankova-Bogoeva, Desislava" w:date="2022-01-21T19:25:00Z"/>
                <w:rFonts w:ascii="Helvetica" w:hAnsi="Helvetica" w:cs="Helvetica"/>
                <w:color w:val="000000"/>
                <w:sz w:val="18"/>
                <w:szCs w:val="18"/>
              </w:rPr>
            </w:pPr>
            <w:ins w:id="525" w:author="Stankova-Bogoeva, Desislava" w:date="2022-01-21T19:25:00Z">
              <w:r w:rsidRPr="002B7CD2">
                <w:rPr>
                  <w:rFonts w:ascii="Helvetica" w:hAnsi="Helvetica" w:cs="Helvetica"/>
                  <w:color w:val="000000"/>
                  <w:sz w:val="18"/>
                  <w:szCs w:val="18"/>
                </w:rPr>
                <w:t>Dubai, United Arab Emirates</w:t>
              </w:r>
            </w:ins>
          </w:p>
          <w:p w14:paraId="0A6C2C3E" w14:textId="77777777" w:rsidR="002D7BFD" w:rsidRPr="002B7CD2" w:rsidRDefault="002D7BFD" w:rsidP="000472A7">
            <w:pPr>
              <w:rPr>
                <w:ins w:id="526" w:author="Stankova-Bogoeva, Desislava" w:date="2022-01-21T19:25:00Z"/>
                <w:rFonts w:ascii="Helvetica" w:hAnsi="Helvetica"/>
                <w:b/>
                <w:sz w:val="18"/>
                <w:szCs w:val="18"/>
              </w:rPr>
            </w:pPr>
          </w:p>
        </w:tc>
        <w:tc>
          <w:tcPr>
            <w:tcW w:w="2909" w:type="dxa"/>
            <w:gridSpan w:val="2"/>
            <w:tcBorders>
              <w:top w:val="nil"/>
            </w:tcBorders>
          </w:tcPr>
          <w:p w14:paraId="72E9F221" w14:textId="77777777" w:rsidR="002D7BFD" w:rsidRPr="002B7CD2" w:rsidRDefault="002D7BFD" w:rsidP="000472A7">
            <w:pPr>
              <w:rPr>
                <w:ins w:id="527" w:author="Stankova-Bogoeva, Desislava" w:date="2022-01-21T19:25:00Z"/>
                <w:rFonts w:ascii="Helvetica" w:hAnsi="Helvetica" w:cs="Helvetica"/>
                <w:b/>
                <w:bCs/>
                <w:color w:val="000000"/>
                <w:sz w:val="18"/>
                <w:szCs w:val="18"/>
              </w:rPr>
            </w:pPr>
            <w:ins w:id="528" w:author="Stankova-Bogoeva, Desislava" w:date="2022-01-21T19:25:00Z">
              <w:r w:rsidRPr="002B7CD2">
                <w:rPr>
                  <w:rFonts w:ascii="Helvetica" w:hAnsi="Helvetica" w:cs="Helvetica"/>
                  <w:b/>
                  <w:bCs/>
                  <w:color w:val="000000"/>
                  <w:sz w:val="18"/>
                  <w:szCs w:val="18"/>
                </w:rPr>
                <w:t>Aptec Distribution FZ LLC</w:t>
              </w:r>
            </w:ins>
          </w:p>
          <w:p w14:paraId="13FAD141" w14:textId="77777777" w:rsidR="002D7BFD" w:rsidRPr="002B7CD2" w:rsidRDefault="002D7BFD" w:rsidP="000472A7">
            <w:pPr>
              <w:rPr>
                <w:ins w:id="529" w:author="Stankova-Bogoeva, Desislava" w:date="2022-01-21T19:25:00Z"/>
                <w:rFonts w:ascii="Helvetica" w:hAnsi="Helvetica" w:cs="Helvetica"/>
                <w:color w:val="000000"/>
                <w:sz w:val="18"/>
                <w:szCs w:val="18"/>
              </w:rPr>
            </w:pPr>
            <w:ins w:id="530" w:author="Stankova-Bogoeva, Desislava" w:date="2022-01-21T19:25:00Z">
              <w:r w:rsidRPr="002B7CD2">
                <w:rPr>
                  <w:rFonts w:ascii="Helvetica" w:hAnsi="Helvetica" w:cs="Helvetica"/>
                  <w:color w:val="000000"/>
                  <w:sz w:val="18"/>
                  <w:szCs w:val="18"/>
                </w:rPr>
                <w:t>Al Falak Street, Building 1, Innovation Hub</w:t>
              </w:r>
            </w:ins>
          </w:p>
          <w:p w14:paraId="183A686F" w14:textId="77777777" w:rsidR="002D7BFD" w:rsidRPr="002B7CD2" w:rsidRDefault="002D7BFD" w:rsidP="000472A7">
            <w:pPr>
              <w:rPr>
                <w:ins w:id="531" w:author="Stankova-Bogoeva, Desislava" w:date="2022-01-21T19:25:00Z"/>
                <w:rFonts w:ascii="Helvetica" w:hAnsi="Helvetica" w:cs="Helvetica"/>
                <w:color w:val="000000"/>
                <w:sz w:val="18"/>
                <w:szCs w:val="18"/>
              </w:rPr>
            </w:pPr>
            <w:ins w:id="532" w:author="Stankova-Bogoeva, Desislava" w:date="2022-01-21T19:25:00Z">
              <w:r w:rsidRPr="002B7CD2">
                <w:rPr>
                  <w:rFonts w:ascii="Helvetica" w:hAnsi="Helvetica" w:cs="Helvetica"/>
                  <w:color w:val="000000"/>
                  <w:sz w:val="18"/>
                  <w:szCs w:val="18"/>
                </w:rPr>
                <w:t>2</w:t>
              </w:r>
              <w:r w:rsidRPr="002B7CD2">
                <w:rPr>
                  <w:rFonts w:ascii="Helvetica" w:hAnsi="Helvetica" w:cs="Helvetica"/>
                  <w:color w:val="000000"/>
                  <w:sz w:val="18"/>
                  <w:szCs w:val="18"/>
                  <w:vertAlign w:val="superscript"/>
                </w:rPr>
                <w:t>nd</w:t>
              </w:r>
              <w:r w:rsidRPr="002B7CD2">
                <w:rPr>
                  <w:rFonts w:ascii="Helvetica" w:hAnsi="Helvetica" w:cs="Helvetica"/>
                  <w:color w:val="000000"/>
                  <w:sz w:val="18"/>
                  <w:szCs w:val="18"/>
                </w:rPr>
                <w:t xml:space="preserve"> Floor</w:t>
              </w:r>
            </w:ins>
          </w:p>
          <w:p w14:paraId="13C5182F" w14:textId="77777777" w:rsidR="002D7BFD" w:rsidRPr="002B7CD2" w:rsidRDefault="002D7BFD" w:rsidP="000472A7">
            <w:pPr>
              <w:rPr>
                <w:ins w:id="533" w:author="Stankova-Bogoeva, Desislava" w:date="2022-01-21T19:25:00Z"/>
                <w:rFonts w:ascii="Helvetica" w:hAnsi="Helvetica" w:cs="Helvetica"/>
                <w:color w:val="000000"/>
                <w:sz w:val="18"/>
                <w:szCs w:val="18"/>
              </w:rPr>
            </w:pPr>
            <w:ins w:id="534" w:author="Stankova-Bogoeva, Desislava" w:date="2022-01-21T19:25:00Z">
              <w:r w:rsidRPr="002B7CD2">
                <w:rPr>
                  <w:rFonts w:ascii="Helvetica" w:hAnsi="Helvetica" w:cs="Helvetica"/>
                  <w:color w:val="000000"/>
                  <w:sz w:val="18"/>
                  <w:szCs w:val="18"/>
                </w:rPr>
                <w:t>Dubai, United Arab Emirates</w:t>
              </w:r>
            </w:ins>
          </w:p>
          <w:p w14:paraId="0B3D7CD9" w14:textId="77777777" w:rsidR="002D7BFD" w:rsidRPr="002B7CD2" w:rsidRDefault="002D7BFD" w:rsidP="000472A7">
            <w:pPr>
              <w:rPr>
                <w:ins w:id="535" w:author="Stankova-Bogoeva, Desislava" w:date="2022-01-21T19:25:00Z"/>
                <w:rFonts w:ascii="Helvetica" w:hAnsi="Helvetica" w:cs="Helvetica"/>
                <w:b/>
                <w:bCs/>
                <w:sz w:val="18"/>
                <w:szCs w:val="18"/>
                <w:lang w:eastAsia="zh-CN"/>
              </w:rPr>
            </w:pPr>
          </w:p>
        </w:tc>
        <w:tc>
          <w:tcPr>
            <w:tcW w:w="3330" w:type="dxa"/>
            <w:tcBorders>
              <w:top w:val="nil"/>
            </w:tcBorders>
          </w:tcPr>
          <w:p w14:paraId="50EB4608" w14:textId="77777777" w:rsidR="002D7BFD" w:rsidRPr="002B7CD2" w:rsidRDefault="002D7BFD" w:rsidP="000472A7">
            <w:pPr>
              <w:rPr>
                <w:ins w:id="536" w:author="Stankova-Bogoeva, Desislava" w:date="2022-01-21T19:25:00Z"/>
                <w:rFonts w:ascii="Helvetica" w:hAnsi="Helvetica" w:cs="Helvetica"/>
                <w:b/>
                <w:bCs/>
                <w:sz w:val="18"/>
                <w:szCs w:val="18"/>
              </w:rPr>
            </w:pPr>
            <w:ins w:id="537" w:author="Stankova-Bogoeva, Desislava" w:date="2022-01-21T19:25:00Z">
              <w:r w:rsidRPr="002B7CD2">
                <w:rPr>
                  <w:rFonts w:ascii="Helvetica" w:hAnsi="Helvetica" w:cs="Helvetica"/>
                  <w:b/>
                  <w:bCs/>
                  <w:sz w:val="18"/>
                  <w:szCs w:val="18"/>
                </w:rPr>
                <w:t>To be communicated</w:t>
              </w:r>
            </w:ins>
          </w:p>
          <w:p w14:paraId="6CEA7965" w14:textId="77777777" w:rsidR="002D7BFD" w:rsidRPr="002B7CD2" w:rsidRDefault="002D7BFD" w:rsidP="000472A7">
            <w:pPr>
              <w:rPr>
                <w:ins w:id="538" w:author="Stankova-Bogoeva, Desislava" w:date="2022-01-21T19:25:00Z"/>
                <w:rFonts w:ascii="Helvetica" w:hAnsi="Helvetica" w:cs="Helvetica"/>
                <w:b/>
                <w:bCs/>
                <w:sz w:val="18"/>
                <w:szCs w:val="18"/>
                <w:lang w:eastAsia="zh-CN"/>
              </w:rPr>
            </w:pPr>
          </w:p>
        </w:tc>
      </w:tr>
      <w:tr w:rsidR="002D7BFD" w:rsidRPr="002B7CD2" w14:paraId="4066A92F" w14:textId="77777777" w:rsidTr="000472A7">
        <w:trPr>
          <w:trHeight w:val="1440"/>
          <w:ins w:id="539" w:author="Stankova-Bogoeva, Desislava" w:date="2022-01-21T19:25:00Z"/>
        </w:trPr>
        <w:tc>
          <w:tcPr>
            <w:tcW w:w="1350" w:type="dxa"/>
            <w:shd w:val="solid" w:color="C0C0C0" w:fill="FFFFFF"/>
          </w:tcPr>
          <w:p w14:paraId="051B7DD0" w14:textId="77777777" w:rsidR="002D7BFD" w:rsidRPr="002B7CD2" w:rsidRDefault="002D7BFD" w:rsidP="000472A7">
            <w:pPr>
              <w:rPr>
                <w:ins w:id="540" w:author="Stankova-Bogoeva, Desislava" w:date="2022-01-21T19:25:00Z"/>
                <w:rFonts w:ascii="Helvetica" w:hAnsi="Helvetica"/>
                <w:b/>
                <w:bCs/>
                <w:sz w:val="18"/>
                <w:szCs w:val="18"/>
              </w:rPr>
            </w:pPr>
            <w:ins w:id="541" w:author="Stankova-Bogoeva, Desislava" w:date="2022-01-21T19:25:00Z">
              <w:r w:rsidRPr="002B7CD2">
                <w:rPr>
                  <w:rFonts w:ascii="Helvetica" w:hAnsi="Helvetica"/>
                  <w:b/>
                  <w:bCs/>
                  <w:sz w:val="18"/>
                  <w:szCs w:val="18"/>
                </w:rPr>
                <w:t xml:space="preserve">UAE, Kuwait, Qatar, </w:t>
              </w:r>
            </w:ins>
          </w:p>
          <w:p w14:paraId="0AB635C2" w14:textId="77777777" w:rsidR="002D7BFD" w:rsidRPr="002B7CD2" w:rsidRDefault="002D7BFD" w:rsidP="000472A7">
            <w:pPr>
              <w:rPr>
                <w:ins w:id="542" w:author="Stankova-Bogoeva, Desislava" w:date="2022-01-21T19:25:00Z"/>
                <w:rFonts w:ascii="Helvetica" w:hAnsi="Helvetica"/>
                <w:b/>
                <w:bCs/>
                <w:sz w:val="18"/>
                <w:szCs w:val="18"/>
              </w:rPr>
            </w:pPr>
            <w:ins w:id="543" w:author="Stankova-Bogoeva, Desislava" w:date="2022-01-21T19:25:00Z">
              <w:r w:rsidRPr="002B7CD2">
                <w:rPr>
                  <w:rFonts w:ascii="Helvetica" w:hAnsi="Helvetica"/>
                  <w:b/>
                  <w:bCs/>
                  <w:sz w:val="18"/>
                  <w:szCs w:val="18"/>
                </w:rPr>
                <w:t>Oman,</w:t>
              </w:r>
            </w:ins>
          </w:p>
          <w:p w14:paraId="0B3918DD" w14:textId="77777777" w:rsidR="002D7BFD" w:rsidRPr="002B7CD2" w:rsidRDefault="002D7BFD" w:rsidP="000472A7">
            <w:pPr>
              <w:rPr>
                <w:ins w:id="544" w:author="Stankova-Bogoeva, Desislava" w:date="2022-01-21T19:25:00Z"/>
                <w:rFonts w:ascii="Helvetica" w:hAnsi="Helvetica"/>
                <w:b/>
                <w:bCs/>
                <w:sz w:val="18"/>
                <w:szCs w:val="18"/>
              </w:rPr>
            </w:pPr>
            <w:ins w:id="545" w:author="Stankova-Bogoeva, Desislava" w:date="2022-01-21T19:25:00Z">
              <w:r w:rsidRPr="002B7CD2">
                <w:rPr>
                  <w:rFonts w:ascii="Helvetica" w:hAnsi="Helvetica"/>
                  <w:b/>
                  <w:bCs/>
                  <w:sz w:val="18"/>
                  <w:szCs w:val="18"/>
                </w:rPr>
                <w:t xml:space="preserve">Bahrain, Yemen, Pakistan, </w:t>
              </w:r>
            </w:ins>
          </w:p>
          <w:p w14:paraId="287B9168" w14:textId="77777777" w:rsidR="002D7BFD" w:rsidRPr="002B7CD2" w:rsidRDefault="002D7BFD" w:rsidP="000472A7">
            <w:pPr>
              <w:rPr>
                <w:ins w:id="546" w:author="Stankova-Bogoeva, Desislava" w:date="2022-01-21T19:25:00Z"/>
                <w:rFonts w:ascii="Helvetica" w:hAnsi="Helvetica"/>
                <w:b/>
                <w:bCs/>
                <w:sz w:val="18"/>
                <w:szCs w:val="18"/>
              </w:rPr>
            </w:pPr>
            <w:ins w:id="547" w:author="Stankova-Bogoeva, Desislava" w:date="2022-01-21T19:25:00Z">
              <w:r w:rsidRPr="002B7CD2">
                <w:rPr>
                  <w:rFonts w:ascii="Helvetica" w:hAnsi="Helvetica"/>
                  <w:b/>
                  <w:bCs/>
                  <w:sz w:val="18"/>
                  <w:szCs w:val="18"/>
                </w:rPr>
                <w:t>Afghanistan</w:t>
              </w:r>
            </w:ins>
          </w:p>
        </w:tc>
        <w:tc>
          <w:tcPr>
            <w:tcW w:w="2761" w:type="dxa"/>
            <w:tcBorders>
              <w:top w:val="nil"/>
            </w:tcBorders>
          </w:tcPr>
          <w:p w14:paraId="27860252" w14:textId="77777777" w:rsidR="002D7BFD" w:rsidRPr="002B7CD2" w:rsidRDefault="002D7BFD" w:rsidP="000472A7">
            <w:pPr>
              <w:rPr>
                <w:ins w:id="548" w:author="Stankova-Bogoeva, Desislava" w:date="2022-01-21T19:25:00Z"/>
                <w:rFonts w:ascii="Helvetica" w:hAnsi="Helvetica"/>
                <w:b/>
                <w:bCs/>
                <w:sz w:val="18"/>
                <w:szCs w:val="18"/>
              </w:rPr>
            </w:pPr>
            <w:ins w:id="549" w:author="Stankova-Bogoeva, Desislava" w:date="2022-01-21T19:25:00Z">
              <w:r w:rsidRPr="002B7CD2">
                <w:rPr>
                  <w:rFonts w:ascii="Helvetica" w:hAnsi="Helvetica"/>
                  <w:b/>
                  <w:bCs/>
                  <w:sz w:val="18"/>
                  <w:szCs w:val="18"/>
                </w:rPr>
                <w:t>Aptec Distribution FZ LLC</w:t>
              </w:r>
            </w:ins>
          </w:p>
          <w:p w14:paraId="5B13DED3" w14:textId="77777777" w:rsidR="002D7BFD" w:rsidRPr="002B7CD2" w:rsidRDefault="002D7BFD" w:rsidP="000472A7">
            <w:pPr>
              <w:rPr>
                <w:ins w:id="550" w:author="Stankova-Bogoeva, Desislava" w:date="2022-01-21T19:25:00Z"/>
                <w:rFonts w:ascii="Helvetica" w:hAnsi="Helvetica"/>
                <w:bCs/>
                <w:sz w:val="18"/>
                <w:szCs w:val="18"/>
              </w:rPr>
            </w:pPr>
            <w:ins w:id="551" w:author="Stankova-Bogoeva, Desislava" w:date="2022-01-21T19:25:00Z">
              <w:r w:rsidRPr="002B7CD2">
                <w:rPr>
                  <w:rFonts w:ascii="Helvetica" w:hAnsi="Helvetica"/>
                  <w:bCs/>
                  <w:sz w:val="18"/>
                  <w:szCs w:val="18"/>
                </w:rPr>
                <w:t>Al Falak Street, Building 1, Innovation Hub</w:t>
              </w:r>
            </w:ins>
          </w:p>
          <w:p w14:paraId="24583918" w14:textId="77777777" w:rsidR="002D7BFD" w:rsidRPr="002B7CD2" w:rsidRDefault="002D7BFD" w:rsidP="000472A7">
            <w:pPr>
              <w:rPr>
                <w:ins w:id="552" w:author="Stankova-Bogoeva, Desislava" w:date="2022-01-21T19:25:00Z"/>
                <w:rFonts w:ascii="Helvetica" w:hAnsi="Helvetica"/>
                <w:bCs/>
                <w:sz w:val="18"/>
                <w:szCs w:val="18"/>
              </w:rPr>
            </w:pPr>
            <w:ins w:id="553" w:author="Stankova-Bogoeva, Desislava" w:date="2022-01-21T19:25:00Z">
              <w:r w:rsidRPr="002B7CD2">
                <w:rPr>
                  <w:rFonts w:ascii="Helvetica" w:hAnsi="Helvetica"/>
                  <w:bCs/>
                  <w:sz w:val="18"/>
                  <w:szCs w:val="18"/>
                </w:rPr>
                <w:t>2</w:t>
              </w:r>
              <w:r w:rsidRPr="002B7CD2">
                <w:rPr>
                  <w:rFonts w:ascii="Helvetica" w:hAnsi="Helvetica"/>
                  <w:bCs/>
                  <w:sz w:val="18"/>
                  <w:szCs w:val="18"/>
                  <w:vertAlign w:val="superscript"/>
                </w:rPr>
                <w:t>nd</w:t>
              </w:r>
              <w:r w:rsidRPr="002B7CD2">
                <w:rPr>
                  <w:rFonts w:ascii="Helvetica" w:hAnsi="Helvetica"/>
                  <w:bCs/>
                  <w:sz w:val="18"/>
                  <w:szCs w:val="18"/>
                </w:rPr>
                <w:t xml:space="preserve"> Floor, Dubai,</w:t>
              </w:r>
            </w:ins>
          </w:p>
          <w:p w14:paraId="67930B88" w14:textId="77777777" w:rsidR="002D7BFD" w:rsidRPr="002B7CD2" w:rsidRDefault="002D7BFD" w:rsidP="000472A7">
            <w:pPr>
              <w:rPr>
                <w:ins w:id="554" w:author="Stankova-Bogoeva, Desislava" w:date="2022-01-21T19:25:00Z"/>
                <w:rFonts w:ascii="Helvetica" w:hAnsi="Helvetica"/>
                <w:bCs/>
                <w:sz w:val="18"/>
                <w:szCs w:val="18"/>
              </w:rPr>
            </w:pPr>
            <w:ins w:id="555" w:author="Stankova-Bogoeva, Desislava" w:date="2022-01-21T19:25:00Z">
              <w:r w:rsidRPr="002B7CD2">
                <w:rPr>
                  <w:rFonts w:ascii="Helvetica" w:hAnsi="Helvetica"/>
                  <w:bCs/>
                  <w:sz w:val="18"/>
                  <w:szCs w:val="18"/>
                </w:rPr>
                <w:t>United Arab Emirates</w:t>
              </w:r>
            </w:ins>
          </w:p>
          <w:p w14:paraId="0F2E5AFE" w14:textId="77777777" w:rsidR="002D7BFD" w:rsidRPr="002B7CD2" w:rsidRDefault="002D7BFD" w:rsidP="000472A7">
            <w:pPr>
              <w:rPr>
                <w:ins w:id="556" w:author="Stankova-Bogoeva, Desislava" w:date="2022-01-21T19:25:00Z"/>
                <w:rFonts w:ascii="Helvetica" w:hAnsi="Helvetica"/>
                <w:bCs/>
                <w:sz w:val="18"/>
                <w:szCs w:val="18"/>
              </w:rPr>
            </w:pPr>
          </w:p>
          <w:p w14:paraId="00657C0C" w14:textId="77777777" w:rsidR="002D7BFD" w:rsidRPr="002B7CD2" w:rsidRDefault="002D7BFD" w:rsidP="000472A7">
            <w:pPr>
              <w:rPr>
                <w:ins w:id="557" w:author="Stankova-Bogoeva, Desislava" w:date="2022-01-21T19:25:00Z"/>
                <w:rFonts w:ascii="Helvetica" w:hAnsi="Helvetica"/>
                <w:bCs/>
                <w:sz w:val="18"/>
                <w:szCs w:val="18"/>
              </w:rPr>
            </w:pPr>
          </w:p>
        </w:tc>
        <w:tc>
          <w:tcPr>
            <w:tcW w:w="2909" w:type="dxa"/>
            <w:gridSpan w:val="2"/>
            <w:tcBorders>
              <w:top w:val="nil"/>
            </w:tcBorders>
          </w:tcPr>
          <w:p w14:paraId="50548D8F" w14:textId="77777777" w:rsidR="002D7BFD" w:rsidRPr="002B7CD2" w:rsidRDefault="002D7BFD" w:rsidP="000472A7">
            <w:pPr>
              <w:rPr>
                <w:ins w:id="558" w:author="Stankova-Bogoeva, Desislava" w:date="2022-01-21T19:25:00Z"/>
                <w:rFonts w:ascii="Helvetica" w:hAnsi="Helvetica"/>
                <w:b/>
                <w:sz w:val="18"/>
                <w:szCs w:val="18"/>
              </w:rPr>
            </w:pPr>
            <w:ins w:id="559" w:author="Stankova-Bogoeva, Desislava" w:date="2022-01-21T19:25:00Z">
              <w:r w:rsidRPr="002B7CD2">
                <w:rPr>
                  <w:rFonts w:ascii="Helvetica" w:hAnsi="Helvetica"/>
                  <w:b/>
                  <w:sz w:val="18"/>
                  <w:szCs w:val="18"/>
                </w:rPr>
                <w:t>Aptec Distribution FZ LLC</w:t>
              </w:r>
            </w:ins>
          </w:p>
          <w:p w14:paraId="56C77F71" w14:textId="77777777" w:rsidR="002D7BFD" w:rsidRPr="002B7CD2" w:rsidRDefault="002D7BFD" w:rsidP="000472A7">
            <w:pPr>
              <w:rPr>
                <w:ins w:id="560" w:author="Stankova-Bogoeva, Desislava" w:date="2022-01-21T19:25:00Z"/>
                <w:rFonts w:ascii="Helvetica" w:hAnsi="Helvetica"/>
                <w:b/>
                <w:sz w:val="18"/>
                <w:szCs w:val="18"/>
              </w:rPr>
            </w:pPr>
            <w:ins w:id="561" w:author="Stankova-Bogoeva, Desislava" w:date="2022-01-21T19:25:00Z">
              <w:r w:rsidRPr="002B7CD2">
                <w:rPr>
                  <w:rFonts w:ascii="Helvetica" w:hAnsi="Helvetica"/>
                  <w:b/>
                  <w:sz w:val="18"/>
                  <w:szCs w:val="18"/>
                </w:rPr>
                <w:t>c/o Aptec Holdings Limited</w:t>
              </w:r>
            </w:ins>
          </w:p>
          <w:p w14:paraId="3E70E7C5" w14:textId="77777777" w:rsidR="002D7BFD" w:rsidRPr="002B7CD2" w:rsidRDefault="002D7BFD" w:rsidP="000472A7">
            <w:pPr>
              <w:rPr>
                <w:ins w:id="562" w:author="Stankova-Bogoeva, Desislava" w:date="2022-01-21T19:25:00Z"/>
                <w:rFonts w:ascii="Helvetica" w:hAnsi="Helvetica"/>
                <w:bCs/>
                <w:sz w:val="18"/>
                <w:szCs w:val="18"/>
              </w:rPr>
            </w:pPr>
            <w:ins w:id="563" w:author="Stankova-Bogoeva, Desislava" w:date="2022-01-21T19:25:00Z">
              <w:r w:rsidRPr="002B7CD2">
                <w:rPr>
                  <w:rFonts w:ascii="Helvetica" w:hAnsi="Helvetica"/>
                  <w:bCs/>
                  <w:sz w:val="18"/>
                  <w:szCs w:val="18"/>
                </w:rPr>
                <w:t>DIFC</w:t>
              </w:r>
            </w:ins>
          </w:p>
          <w:p w14:paraId="0C78429E" w14:textId="77777777" w:rsidR="002D7BFD" w:rsidRPr="002B7CD2" w:rsidRDefault="002D7BFD" w:rsidP="000472A7">
            <w:pPr>
              <w:rPr>
                <w:ins w:id="564" w:author="Stankova-Bogoeva, Desislava" w:date="2022-01-21T19:25:00Z"/>
                <w:rFonts w:ascii="Helvetica" w:hAnsi="Helvetica"/>
                <w:bCs/>
                <w:sz w:val="18"/>
                <w:szCs w:val="18"/>
              </w:rPr>
            </w:pPr>
            <w:ins w:id="565" w:author="Stankova-Bogoeva, Desislava" w:date="2022-01-21T19:25:00Z">
              <w:r w:rsidRPr="002B7CD2">
                <w:rPr>
                  <w:rFonts w:ascii="Helvetica" w:hAnsi="Helvetica"/>
                  <w:bCs/>
                  <w:sz w:val="18"/>
                  <w:szCs w:val="18"/>
                </w:rPr>
                <w:t>THE GATE</w:t>
              </w:r>
            </w:ins>
          </w:p>
          <w:p w14:paraId="7CA056E6" w14:textId="77777777" w:rsidR="002D7BFD" w:rsidRPr="002B7CD2" w:rsidRDefault="002D7BFD" w:rsidP="000472A7">
            <w:pPr>
              <w:rPr>
                <w:ins w:id="566" w:author="Stankova-Bogoeva, Desislava" w:date="2022-01-21T19:25:00Z"/>
                <w:rFonts w:ascii="Helvetica" w:hAnsi="Helvetica"/>
                <w:bCs/>
                <w:sz w:val="18"/>
                <w:szCs w:val="18"/>
              </w:rPr>
            </w:pPr>
            <w:ins w:id="567" w:author="Stankova-Bogoeva, Desislava" w:date="2022-01-21T19:25:00Z">
              <w:r w:rsidRPr="002B7CD2">
                <w:rPr>
                  <w:rFonts w:ascii="Helvetica" w:hAnsi="Helvetica"/>
                  <w:bCs/>
                  <w:sz w:val="18"/>
                  <w:szCs w:val="18"/>
                </w:rPr>
                <w:t>PO Box 33550</w:t>
              </w:r>
            </w:ins>
          </w:p>
          <w:p w14:paraId="2E32BBE7" w14:textId="77777777" w:rsidR="002D7BFD" w:rsidRPr="002B7CD2" w:rsidRDefault="002D7BFD" w:rsidP="000472A7">
            <w:pPr>
              <w:rPr>
                <w:ins w:id="568" w:author="Stankova-Bogoeva, Desislava" w:date="2022-01-21T19:25:00Z"/>
                <w:rFonts w:ascii="Helvetica" w:hAnsi="Helvetica"/>
                <w:bCs/>
                <w:sz w:val="18"/>
                <w:szCs w:val="18"/>
              </w:rPr>
            </w:pPr>
            <w:ins w:id="569" w:author="Stankova-Bogoeva, Desislava" w:date="2022-01-21T19:25:00Z">
              <w:r w:rsidRPr="002B7CD2">
                <w:rPr>
                  <w:rFonts w:ascii="Helvetica" w:hAnsi="Helvetica"/>
                  <w:bCs/>
                  <w:sz w:val="18"/>
                  <w:szCs w:val="18"/>
                </w:rPr>
                <w:t>DUBAI</w:t>
              </w:r>
            </w:ins>
          </w:p>
          <w:p w14:paraId="6B5F5A9E" w14:textId="77777777" w:rsidR="002D7BFD" w:rsidRPr="002B7CD2" w:rsidRDefault="002D7BFD" w:rsidP="000472A7">
            <w:pPr>
              <w:rPr>
                <w:ins w:id="570" w:author="Stankova-Bogoeva, Desislava" w:date="2022-01-21T19:25:00Z"/>
                <w:rFonts w:ascii="Helvetica" w:hAnsi="Helvetica"/>
                <w:bCs/>
                <w:sz w:val="18"/>
                <w:szCs w:val="18"/>
              </w:rPr>
            </w:pPr>
            <w:ins w:id="571" w:author="Stankova-Bogoeva, Desislava" w:date="2022-01-21T19:25:00Z">
              <w:r w:rsidRPr="002B7CD2">
                <w:rPr>
                  <w:rFonts w:ascii="Helvetica" w:hAnsi="Helvetica"/>
                  <w:bCs/>
                  <w:sz w:val="18"/>
                  <w:szCs w:val="18"/>
                </w:rPr>
                <w:t>United Arab Emirates</w:t>
              </w:r>
            </w:ins>
          </w:p>
        </w:tc>
        <w:tc>
          <w:tcPr>
            <w:tcW w:w="3330" w:type="dxa"/>
            <w:tcBorders>
              <w:top w:val="nil"/>
            </w:tcBorders>
          </w:tcPr>
          <w:p w14:paraId="44244719" w14:textId="77777777" w:rsidR="002D7BFD" w:rsidRPr="002B7CD2" w:rsidRDefault="002D7BFD" w:rsidP="000472A7">
            <w:pPr>
              <w:rPr>
                <w:ins w:id="572" w:author="Stankova-Bogoeva, Desislava" w:date="2022-01-21T19:25:00Z"/>
                <w:rFonts w:ascii="Helvetica" w:hAnsi="Helvetica"/>
                <w:b/>
                <w:sz w:val="18"/>
                <w:szCs w:val="18"/>
              </w:rPr>
            </w:pPr>
            <w:ins w:id="573" w:author="Stankova-Bogoeva, Desislava" w:date="2022-01-21T19:25:00Z">
              <w:r w:rsidRPr="002B7CD2">
                <w:rPr>
                  <w:rFonts w:ascii="Helvetica" w:hAnsi="Helvetica"/>
                  <w:b/>
                  <w:sz w:val="18"/>
                  <w:szCs w:val="18"/>
                </w:rPr>
                <w:t>Aptec Gulf Limited</w:t>
              </w:r>
            </w:ins>
          </w:p>
          <w:p w14:paraId="3EC872E8" w14:textId="77777777" w:rsidR="002D7BFD" w:rsidRPr="002B7CD2" w:rsidRDefault="002D7BFD" w:rsidP="000472A7">
            <w:pPr>
              <w:rPr>
                <w:ins w:id="574" w:author="Stankova-Bogoeva, Desislava" w:date="2022-01-21T19:25:00Z"/>
                <w:rFonts w:ascii="Helvetica" w:hAnsi="Helvetica"/>
                <w:sz w:val="18"/>
                <w:szCs w:val="18"/>
              </w:rPr>
            </w:pPr>
            <w:ins w:id="575" w:author="Stankova-Bogoeva, Desislava" w:date="2022-01-21T19:25:00Z">
              <w:r w:rsidRPr="002B7CD2">
                <w:rPr>
                  <w:rFonts w:ascii="Helvetica" w:hAnsi="Helvetica"/>
                  <w:sz w:val="18"/>
                  <w:szCs w:val="18"/>
                </w:rPr>
                <w:t>UB 07 R/A 8, WH No. NA 02 to 06</w:t>
              </w:r>
            </w:ins>
          </w:p>
          <w:p w14:paraId="2AED0C8B" w14:textId="77777777" w:rsidR="002D7BFD" w:rsidRPr="002B7CD2" w:rsidRDefault="002D7BFD" w:rsidP="000472A7">
            <w:pPr>
              <w:rPr>
                <w:ins w:id="576" w:author="Stankova-Bogoeva, Desislava" w:date="2022-01-21T19:25:00Z"/>
                <w:rFonts w:ascii="Helvetica" w:hAnsi="Helvetica"/>
                <w:sz w:val="18"/>
                <w:szCs w:val="18"/>
              </w:rPr>
            </w:pPr>
            <w:ins w:id="577" w:author="Stankova-Bogoeva, Desislava" w:date="2022-01-21T19:25:00Z">
              <w:r w:rsidRPr="002B7CD2">
                <w:rPr>
                  <w:rFonts w:ascii="Helvetica" w:hAnsi="Helvetica"/>
                  <w:sz w:val="18"/>
                  <w:szCs w:val="18"/>
                </w:rPr>
                <w:t>Near Fabtech, Jebel Ali Freezone,</w:t>
              </w:r>
            </w:ins>
          </w:p>
          <w:p w14:paraId="6306F74D" w14:textId="77777777" w:rsidR="002D7BFD" w:rsidRPr="002B7CD2" w:rsidRDefault="002D7BFD" w:rsidP="000472A7">
            <w:pPr>
              <w:rPr>
                <w:ins w:id="578" w:author="Stankova-Bogoeva, Desislava" w:date="2022-01-21T19:25:00Z"/>
                <w:rFonts w:ascii="Helvetica" w:hAnsi="Helvetica"/>
                <w:sz w:val="18"/>
                <w:szCs w:val="18"/>
              </w:rPr>
            </w:pPr>
            <w:ins w:id="579" w:author="Stankova-Bogoeva, Desislava" w:date="2022-01-21T19:25:00Z">
              <w:r w:rsidRPr="002B7CD2">
                <w:rPr>
                  <w:rFonts w:ascii="Helvetica" w:hAnsi="Helvetica"/>
                  <w:sz w:val="18"/>
                  <w:szCs w:val="18"/>
                </w:rPr>
                <w:t>PO Box 61304</w:t>
              </w:r>
            </w:ins>
          </w:p>
          <w:p w14:paraId="1D4A37C4" w14:textId="77777777" w:rsidR="002D7BFD" w:rsidRPr="002B7CD2" w:rsidRDefault="002D7BFD" w:rsidP="000472A7">
            <w:pPr>
              <w:rPr>
                <w:ins w:id="580" w:author="Stankova-Bogoeva, Desislava" w:date="2022-01-21T19:25:00Z"/>
                <w:rFonts w:ascii="Helvetica" w:hAnsi="Helvetica"/>
                <w:sz w:val="18"/>
                <w:szCs w:val="18"/>
              </w:rPr>
            </w:pPr>
            <w:ins w:id="581" w:author="Stankova-Bogoeva, Desislava" w:date="2022-01-21T19:25:00Z">
              <w:r w:rsidRPr="002B7CD2">
                <w:rPr>
                  <w:rFonts w:ascii="Helvetica" w:hAnsi="Helvetica"/>
                  <w:sz w:val="18"/>
                  <w:szCs w:val="18"/>
                </w:rPr>
                <w:t xml:space="preserve">Dubai, United Arab Emirates </w:t>
              </w:r>
            </w:ins>
          </w:p>
          <w:p w14:paraId="434A182B" w14:textId="77777777" w:rsidR="002D7BFD" w:rsidRPr="002B7CD2" w:rsidRDefault="002D7BFD" w:rsidP="000472A7">
            <w:pPr>
              <w:rPr>
                <w:ins w:id="582" w:author="Stankova-Bogoeva, Desislava" w:date="2022-01-21T19:25:00Z"/>
                <w:rFonts w:ascii="Helvetica" w:hAnsi="Helvetica"/>
                <w:b/>
                <w:sz w:val="18"/>
                <w:szCs w:val="18"/>
              </w:rPr>
            </w:pPr>
          </w:p>
          <w:p w14:paraId="0C8E0BC8" w14:textId="77777777" w:rsidR="002D7BFD" w:rsidRPr="002B7CD2" w:rsidRDefault="002D7BFD" w:rsidP="000472A7">
            <w:pPr>
              <w:rPr>
                <w:ins w:id="583" w:author="Stankova-Bogoeva, Desislava" w:date="2022-01-21T19:25:00Z"/>
                <w:rFonts w:ascii="Helvetica" w:hAnsi="Helvetica"/>
                <w:b/>
                <w:sz w:val="18"/>
                <w:szCs w:val="18"/>
              </w:rPr>
            </w:pPr>
          </w:p>
        </w:tc>
      </w:tr>
      <w:tr w:rsidR="002D7BFD" w:rsidRPr="002B7CD2" w14:paraId="24170A63" w14:textId="77777777" w:rsidTr="000472A7">
        <w:trPr>
          <w:trHeight w:val="927"/>
          <w:ins w:id="584" w:author="Stankova-Bogoeva, Desislava" w:date="2022-01-21T19:25:00Z"/>
        </w:trPr>
        <w:tc>
          <w:tcPr>
            <w:tcW w:w="1350" w:type="dxa"/>
            <w:shd w:val="solid" w:color="C0C0C0" w:fill="FFFFFF"/>
          </w:tcPr>
          <w:p w14:paraId="3D754C63" w14:textId="77777777" w:rsidR="002D7BFD" w:rsidRPr="002B7CD2" w:rsidRDefault="002D7BFD" w:rsidP="000472A7">
            <w:pPr>
              <w:rPr>
                <w:ins w:id="585" w:author="Stankova-Bogoeva, Desislava" w:date="2022-01-21T19:25:00Z"/>
                <w:rFonts w:ascii="Helvetica" w:hAnsi="Helvetica"/>
                <w:b/>
                <w:bCs/>
                <w:sz w:val="18"/>
                <w:szCs w:val="18"/>
                <w:lang w:val="it-IT"/>
              </w:rPr>
            </w:pPr>
          </w:p>
        </w:tc>
        <w:tc>
          <w:tcPr>
            <w:tcW w:w="2761" w:type="dxa"/>
          </w:tcPr>
          <w:p w14:paraId="58004369" w14:textId="77777777" w:rsidR="002D7BFD" w:rsidRPr="002B7CD2" w:rsidRDefault="002D7BFD" w:rsidP="000472A7">
            <w:pPr>
              <w:rPr>
                <w:ins w:id="586" w:author="Stankova-Bogoeva, Desislava" w:date="2022-01-21T19:25:00Z"/>
                <w:rFonts w:ascii="Helvetica" w:hAnsi="Helvetica"/>
                <w:sz w:val="18"/>
                <w:szCs w:val="18"/>
                <w:lang w:val="it-IT"/>
              </w:rPr>
            </w:pPr>
          </w:p>
        </w:tc>
        <w:tc>
          <w:tcPr>
            <w:tcW w:w="2909" w:type="dxa"/>
            <w:gridSpan w:val="2"/>
          </w:tcPr>
          <w:p w14:paraId="1D26FDFF" w14:textId="77777777" w:rsidR="002D7BFD" w:rsidRPr="002B7CD2" w:rsidRDefault="002D7BFD" w:rsidP="000472A7">
            <w:pPr>
              <w:rPr>
                <w:ins w:id="587" w:author="Stankova-Bogoeva, Desislava" w:date="2022-01-21T19:25:00Z"/>
                <w:rFonts w:ascii="Helvetica" w:hAnsi="Helvetica" w:cs="Helvetica"/>
                <w:sz w:val="18"/>
                <w:szCs w:val="18"/>
              </w:rPr>
            </w:pPr>
            <w:ins w:id="588" w:author="Stankova-Bogoeva, Desislava" w:date="2022-01-21T19:25:00Z">
              <w:r w:rsidRPr="002B7CD2">
                <w:rPr>
                  <w:rFonts w:ascii="Helvetica" w:hAnsi="Helvetica" w:cs="Helvetica"/>
                  <w:sz w:val="18"/>
                  <w:szCs w:val="18"/>
                </w:rPr>
                <w:t>OR</w:t>
              </w:r>
            </w:ins>
          </w:p>
          <w:p w14:paraId="7BEAD3DC" w14:textId="77777777" w:rsidR="002D7BFD" w:rsidRPr="002B7CD2" w:rsidRDefault="002D7BFD" w:rsidP="000472A7">
            <w:pPr>
              <w:rPr>
                <w:ins w:id="589" w:author="Stankova-Bogoeva, Desislava" w:date="2022-01-21T19:25:00Z"/>
                <w:rFonts w:ascii="Helvetica" w:hAnsi="Helvetica" w:cs="Helvetica"/>
                <w:b/>
                <w:bCs/>
                <w:sz w:val="18"/>
                <w:szCs w:val="18"/>
              </w:rPr>
            </w:pPr>
            <w:ins w:id="590" w:author="Stankova-Bogoeva, Desislava" w:date="2022-01-21T19:25:00Z">
              <w:r w:rsidRPr="002B7CD2">
                <w:rPr>
                  <w:rFonts w:ascii="Helvetica" w:hAnsi="Helvetica" w:cs="Helvetica"/>
                  <w:b/>
                  <w:bCs/>
                  <w:sz w:val="18"/>
                  <w:szCs w:val="18"/>
                </w:rPr>
                <w:t>Aptec Distribution FZ LLC</w:t>
              </w:r>
            </w:ins>
          </w:p>
          <w:p w14:paraId="7ACE8FE9" w14:textId="77777777" w:rsidR="002D7BFD" w:rsidRPr="002B7CD2" w:rsidRDefault="002D7BFD" w:rsidP="000472A7">
            <w:pPr>
              <w:rPr>
                <w:ins w:id="591" w:author="Stankova-Bogoeva, Desislava" w:date="2022-01-21T19:25:00Z"/>
                <w:rFonts w:ascii="Helvetica" w:hAnsi="Helvetica" w:cs="Helvetica"/>
                <w:sz w:val="18"/>
                <w:szCs w:val="18"/>
              </w:rPr>
            </w:pPr>
            <w:ins w:id="592" w:author="Stankova-Bogoeva, Desislava" w:date="2022-01-21T19:25:00Z">
              <w:r w:rsidRPr="002B7CD2">
                <w:rPr>
                  <w:rFonts w:ascii="Helvetica" w:hAnsi="Helvetica" w:cs="Helvetica"/>
                  <w:sz w:val="18"/>
                  <w:szCs w:val="18"/>
                </w:rPr>
                <w:t>Al Falak Street, Building 1, Innovation Hub</w:t>
              </w:r>
            </w:ins>
          </w:p>
          <w:p w14:paraId="6173DA8C" w14:textId="77777777" w:rsidR="002D7BFD" w:rsidRPr="002B7CD2" w:rsidRDefault="002D7BFD" w:rsidP="000472A7">
            <w:pPr>
              <w:rPr>
                <w:ins w:id="593" w:author="Stankova-Bogoeva, Desislava" w:date="2022-01-21T19:25:00Z"/>
                <w:rFonts w:ascii="Helvetica" w:hAnsi="Helvetica" w:cs="Helvetica"/>
                <w:sz w:val="18"/>
                <w:szCs w:val="18"/>
              </w:rPr>
            </w:pPr>
            <w:ins w:id="594" w:author="Stankova-Bogoeva, Desislava" w:date="2022-01-21T19:25:00Z">
              <w:r w:rsidRPr="002B7CD2">
                <w:rPr>
                  <w:rFonts w:ascii="Helvetica" w:hAnsi="Helvetica" w:cs="Helvetica"/>
                  <w:sz w:val="18"/>
                  <w:szCs w:val="18"/>
                </w:rPr>
                <w:t>2</w:t>
              </w:r>
              <w:r w:rsidRPr="002B7CD2">
                <w:rPr>
                  <w:rFonts w:ascii="Helvetica" w:hAnsi="Helvetica" w:cs="Helvetica"/>
                  <w:sz w:val="18"/>
                  <w:szCs w:val="18"/>
                  <w:vertAlign w:val="superscript"/>
                </w:rPr>
                <w:t>nd</w:t>
              </w:r>
              <w:r w:rsidRPr="002B7CD2">
                <w:rPr>
                  <w:rFonts w:ascii="Helvetica" w:hAnsi="Helvetica" w:cs="Helvetica"/>
                  <w:sz w:val="18"/>
                  <w:szCs w:val="18"/>
                </w:rPr>
                <w:t xml:space="preserve"> Floor,</w:t>
              </w:r>
            </w:ins>
          </w:p>
          <w:p w14:paraId="34942545" w14:textId="77777777" w:rsidR="002D7BFD" w:rsidRPr="002B7CD2" w:rsidRDefault="002D7BFD" w:rsidP="000472A7">
            <w:pPr>
              <w:rPr>
                <w:ins w:id="595" w:author="Stankova-Bogoeva, Desislava" w:date="2022-01-21T19:25:00Z"/>
                <w:rFonts w:ascii="Helvetica" w:hAnsi="Helvetica"/>
                <w:bCs/>
                <w:sz w:val="18"/>
                <w:szCs w:val="18"/>
              </w:rPr>
            </w:pPr>
            <w:ins w:id="596" w:author="Stankova-Bogoeva, Desislava" w:date="2022-01-21T19:25:00Z">
              <w:r w:rsidRPr="002B7CD2">
                <w:rPr>
                  <w:rFonts w:ascii="Helvetica" w:hAnsi="Helvetica" w:cs="Helvetica"/>
                  <w:sz w:val="18"/>
                  <w:szCs w:val="18"/>
                </w:rPr>
                <w:t>Dubai, United Arab Emirates</w:t>
              </w:r>
            </w:ins>
          </w:p>
        </w:tc>
        <w:tc>
          <w:tcPr>
            <w:tcW w:w="3330" w:type="dxa"/>
          </w:tcPr>
          <w:p w14:paraId="32669DEF" w14:textId="77777777" w:rsidR="002D7BFD" w:rsidRPr="002B7CD2" w:rsidRDefault="002D7BFD" w:rsidP="000472A7">
            <w:pPr>
              <w:rPr>
                <w:ins w:id="597" w:author="Stankova-Bogoeva, Desislava" w:date="2022-01-21T19:25:00Z"/>
                <w:rFonts w:ascii="Helvetica" w:hAnsi="Helvetica"/>
                <w:b/>
                <w:sz w:val="18"/>
                <w:szCs w:val="18"/>
              </w:rPr>
            </w:pPr>
            <w:ins w:id="598" w:author="Stankova-Bogoeva, Desislava" w:date="2022-01-21T19:25:00Z">
              <w:r w:rsidRPr="002B7CD2">
                <w:rPr>
                  <w:rFonts w:ascii="Helvetica" w:hAnsi="Helvetica"/>
                  <w:b/>
                  <w:sz w:val="18"/>
                  <w:szCs w:val="18"/>
                </w:rPr>
                <w:t>Ingram Micro Technology Trading LLC</w:t>
              </w:r>
            </w:ins>
          </w:p>
          <w:p w14:paraId="25C5B9CF" w14:textId="77777777" w:rsidR="002D7BFD" w:rsidRPr="002B7CD2" w:rsidRDefault="002D7BFD" w:rsidP="000472A7">
            <w:pPr>
              <w:rPr>
                <w:ins w:id="599" w:author="Stankova-Bogoeva, Desislava" w:date="2022-01-21T19:25:00Z"/>
                <w:rFonts w:ascii="Helvetica" w:hAnsi="Helvetica"/>
                <w:sz w:val="18"/>
                <w:szCs w:val="18"/>
              </w:rPr>
            </w:pPr>
            <w:ins w:id="600" w:author="Stankova-Bogoeva, Desislava" w:date="2022-01-21T19:25:00Z">
              <w:r w:rsidRPr="002B7CD2">
                <w:rPr>
                  <w:rFonts w:ascii="Helvetica" w:hAnsi="Helvetica"/>
                  <w:sz w:val="18"/>
                  <w:szCs w:val="18"/>
                </w:rPr>
                <w:t>Suite No. 238, Emarat Atrium building, Al Wasl,</w:t>
              </w:r>
            </w:ins>
          </w:p>
          <w:p w14:paraId="2D7607D4" w14:textId="77777777" w:rsidR="002D7BFD" w:rsidRPr="002B7CD2" w:rsidRDefault="002D7BFD" w:rsidP="000472A7">
            <w:pPr>
              <w:rPr>
                <w:ins w:id="601" w:author="Stankova-Bogoeva, Desislava" w:date="2022-01-21T19:25:00Z"/>
                <w:rFonts w:ascii="Helvetica" w:hAnsi="Helvetica"/>
                <w:b/>
                <w:sz w:val="18"/>
                <w:szCs w:val="18"/>
              </w:rPr>
            </w:pPr>
            <w:ins w:id="602" w:author="Stankova-Bogoeva, Desislava" w:date="2022-01-21T19:25:00Z">
              <w:r w:rsidRPr="002B7CD2">
                <w:rPr>
                  <w:rFonts w:ascii="Helvetica" w:hAnsi="Helvetica"/>
                  <w:sz w:val="18"/>
                  <w:szCs w:val="18"/>
                </w:rPr>
                <w:t>Dubai, UAE</w:t>
              </w:r>
            </w:ins>
          </w:p>
        </w:tc>
      </w:tr>
    </w:tbl>
    <w:p w14:paraId="22F63E8D" w14:textId="77777777" w:rsidR="002D7BFD" w:rsidRPr="002B7CD2" w:rsidRDefault="002D7BFD" w:rsidP="002D7BFD">
      <w:pPr>
        <w:rPr>
          <w:ins w:id="603" w:author="Stankova-Bogoeva, Desislava" w:date="2022-01-21T19:25:00Z"/>
          <w:rFonts w:ascii="Helvetica" w:hAnsi="Helvetica"/>
        </w:rPr>
      </w:pPr>
    </w:p>
    <w:p w14:paraId="000000BF" w14:textId="0857EF61" w:rsidR="00F454AC" w:rsidDel="002D7BFD" w:rsidRDefault="00C374C5">
      <w:pPr>
        <w:jc w:val="center"/>
        <w:rPr>
          <w:del w:id="604" w:author="Stankova-Bogoeva, Desislava" w:date="2022-01-21T19:25:00Z"/>
          <w:b/>
          <w:sz w:val="24"/>
          <w:szCs w:val="24"/>
        </w:rPr>
      </w:pPr>
      <w:del w:id="605" w:author="Stankova-Bogoeva, Desislava" w:date="2022-01-21T19:25:00Z">
        <w:r w:rsidDel="002D7BFD">
          <w:rPr>
            <w:b/>
            <w:sz w:val="24"/>
            <w:szCs w:val="24"/>
            <w:highlight w:val="yellow"/>
          </w:rPr>
          <w:delText>[insert description of territory]</w:delText>
        </w:r>
      </w:del>
    </w:p>
    <w:p w14:paraId="000000C0" w14:textId="77777777" w:rsidR="00F454AC" w:rsidRDefault="00F454AC">
      <w:pPr>
        <w:jc w:val="center"/>
        <w:rPr>
          <w:sz w:val="24"/>
          <w:szCs w:val="24"/>
        </w:rPr>
      </w:pPr>
    </w:p>
    <w:p w14:paraId="000000C1" w14:textId="77777777" w:rsidR="00F454AC" w:rsidRDefault="00F454AC">
      <w:pPr>
        <w:jc w:val="center"/>
        <w:rPr>
          <w:b/>
          <w:sz w:val="24"/>
          <w:szCs w:val="24"/>
        </w:rPr>
      </w:pPr>
    </w:p>
    <w:p w14:paraId="000000C2" w14:textId="5B83F89D" w:rsidR="00892091" w:rsidRDefault="00892091">
      <w:pPr>
        <w:rPr>
          <w:b/>
          <w:sz w:val="24"/>
          <w:szCs w:val="24"/>
        </w:rPr>
      </w:pPr>
      <w:r>
        <w:rPr>
          <w:b/>
          <w:sz w:val="24"/>
          <w:szCs w:val="24"/>
        </w:rPr>
        <w:br w:type="page"/>
      </w:r>
    </w:p>
    <w:p w14:paraId="70E5974B" w14:textId="77777777" w:rsidR="00F454AC" w:rsidRDefault="00F454AC">
      <w:pPr>
        <w:jc w:val="center"/>
        <w:rPr>
          <w:b/>
          <w:sz w:val="24"/>
          <w:szCs w:val="24"/>
        </w:rPr>
      </w:pPr>
    </w:p>
    <w:p w14:paraId="000000EA" w14:textId="77777777" w:rsidR="00F454AC" w:rsidRDefault="00C374C5" w:rsidP="00892091">
      <w:pPr>
        <w:jc w:val="center"/>
        <w:rPr>
          <w:b/>
          <w:sz w:val="24"/>
          <w:szCs w:val="24"/>
        </w:rPr>
      </w:pPr>
      <w:r>
        <w:rPr>
          <w:b/>
          <w:sz w:val="24"/>
          <w:szCs w:val="24"/>
        </w:rPr>
        <w:t>Exhibit C</w:t>
      </w:r>
    </w:p>
    <w:p w14:paraId="000000EB" w14:textId="77777777" w:rsidR="00F454AC" w:rsidRDefault="00F454AC">
      <w:pPr>
        <w:jc w:val="center"/>
        <w:rPr>
          <w:b/>
          <w:sz w:val="24"/>
          <w:szCs w:val="24"/>
        </w:rPr>
      </w:pPr>
    </w:p>
    <w:p w14:paraId="000000EC" w14:textId="77777777" w:rsidR="00F454AC" w:rsidRDefault="00C374C5">
      <w:pPr>
        <w:jc w:val="center"/>
        <w:rPr>
          <w:sz w:val="24"/>
          <w:szCs w:val="24"/>
        </w:rPr>
      </w:pPr>
      <w:r>
        <w:rPr>
          <w:b/>
          <w:sz w:val="24"/>
          <w:szCs w:val="24"/>
        </w:rPr>
        <w:t>Pricing and Payment Terms</w:t>
      </w:r>
    </w:p>
    <w:p w14:paraId="000000ED" w14:textId="77777777" w:rsidR="00F454AC" w:rsidRDefault="00F454AC">
      <w:pPr>
        <w:jc w:val="center"/>
        <w:rPr>
          <w:sz w:val="24"/>
          <w:szCs w:val="24"/>
        </w:rPr>
      </w:pPr>
    </w:p>
    <w:p w14:paraId="000000EE" w14:textId="77777777" w:rsidR="00F454AC" w:rsidRDefault="00F454AC">
      <w:pPr>
        <w:ind w:left="720"/>
        <w:jc w:val="both"/>
        <w:rPr>
          <w:sz w:val="24"/>
          <w:szCs w:val="24"/>
        </w:rPr>
      </w:pPr>
    </w:p>
    <w:p w14:paraId="000000EF" w14:textId="77777777" w:rsidR="00F454AC" w:rsidRDefault="00C374C5">
      <w:pPr>
        <w:jc w:val="center"/>
        <w:rPr>
          <w:b/>
          <w:sz w:val="24"/>
          <w:szCs w:val="24"/>
        </w:rPr>
      </w:pPr>
      <w:r>
        <w:rPr>
          <w:b/>
          <w:sz w:val="24"/>
          <w:szCs w:val="24"/>
          <w:highlight w:val="yellow"/>
        </w:rPr>
        <w:t>[insert pricing terms]</w:t>
      </w:r>
    </w:p>
    <w:p w14:paraId="000000F0" w14:textId="77777777" w:rsidR="00F454AC" w:rsidRDefault="00F454AC">
      <w:pPr>
        <w:jc w:val="center"/>
        <w:rPr>
          <w:sz w:val="24"/>
          <w:szCs w:val="24"/>
        </w:rPr>
      </w:pPr>
    </w:p>
    <w:p w14:paraId="000000F1" w14:textId="77777777" w:rsidR="00F454AC" w:rsidRDefault="00C374C5">
      <w:pPr>
        <w:rPr>
          <w:b/>
          <w:sz w:val="24"/>
          <w:szCs w:val="24"/>
        </w:rPr>
      </w:pPr>
      <w:r>
        <w:rPr>
          <w:b/>
          <w:sz w:val="24"/>
          <w:szCs w:val="24"/>
        </w:rPr>
        <w:t>Pricing</w:t>
      </w:r>
    </w:p>
    <w:p w14:paraId="000000F2" w14:textId="77777777" w:rsidR="00F454AC" w:rsidRDefault="00C374C5">
      <w:pPr>
        <w:rPr>
          <w:sz w:val="24"/>
          <w:szCs w:val="24"/>
        </w:rPr>
      </w:pPr>
      <w:r>
        <w:rPr>
          <w:sz w:val="24"/>
          <w:szCs w:val="24"/>
        </w:rPr>
        <w:t xml:space="preserve">The price for the Goods or Services shall be the price specified in the price list.  </w:t>
      </w:r>
    </w:p>
    <w:p w14:paraId="000000F3" w14:textId="77777777" w:rsidR="00F454AC" w:rsidRDefault="00F454AC">
      <w:pPr>
        <w:rPr>
          <w:sz w:val="24"/>
          <w:szCs w:val="24"/>
        </w:rPr>
      </w:pPr>
    </w:p>
    <w:p w14:paraId="000000F4" w14:textId="77777777" w:rsidR="00F454AC" w:rsidRDefault="00F454AC">
      <w:pPr>
        <w:rPr>
          <w:sz w:val="24"/>
          <w:szCs w:val="24"/>
        </w:rPr>
      </w:pPr>
    </w:p>
    <w:p w14:paraId="000000F5" w14:textId="77777777" w:rsidR="00F454AC" w:rsidRDefault="00C374C5">
      <w:pPr>
        <w:rPr>
          <w:sz w:val="24"/>
          <w:szCs w:val="24"/>
        </w:rPr>
      </w:pPr>
      <w:r>
        <w:rPr>
          <w:b/>
          <w:sz w:val="24"/>
          <w:szCs w:val="24"/>
        </w:rPr>
        <w:t>Terms of Payment</w:t>
      </w:r>
    </w:p>
    <w:p w14:paraId="000000F6" w14:textId="2A680DD1" w:rsidR="00F454AC" w:rsidRDefault="00C374C5">
      <w:pPr>
        <w:tabs>
          <w:tab w:val="left" w:pos="360"/>
        </w:tabs>
        <w:rPr>
          <w:sz w:val="24"/>
          <w:szCs w:val="24"/>
        </w:rPr>
      </w:pPr>
      <w:commentRangeStart w:id="606"/>
      <w:r>
        <w:rPr>
          <w:sz w:val="24"/>
          <w:szCs w:val="24"/>
        </w:rPr>
        <w:t>All payments for Vendor Services made by Reseller to DISTRIBUTOR and thereafter DISTRIBUTOR to Vendor are non-refundable</w:t>
      </w:r>
      <w:commentRangeEnd w:id="606"/>
      <w:r w:rsidR="00621B29">
        <w:rPr>
          <w:rStyle w:val="CommentReference"/>
        </w:rPr>
        <w:commentReference w:id="606"/>
      </w:r>
      <w:r>
        <w:rPr>
          <w:sz w:val="24"/>
          <w:szCs w:val="24"/>
        </w:rPr>
        <w:t xml:space="preserve">.  Unless otherwise stated in an order, fees are due and payable within </w:t>
      </w:r>
      <w:del w:id="607" w:author="Stankova-Bogoeva, Desislava" w:date="2022-01-21T19:26:00Z">
        <w:r w:rsidDel="00621B29">
          <w:rPr>
            <w:sz w:val="24"/>
            <w:szCs w:val="24"/>
          </w:rPr>
          <w:delText xml:space="preserve">thirty </w:delText>
        </w:r>
      </w:del>
      <w:ins w:id="608" w:author="Stankova-Bogoeva, Desislava" w:date="2022-01-21T19:26:00Z">
        <w:r w:rsidR="00621B29">
          <w:rPr>
            <w:sz w:val="24"/>
            <w:szCs w:val="24"/>
          </w:rPr>
          <w:t xml:space="preserve">ninety </w:t>
        </w:r>
      </w:ins>
      <w:r>
        <w:rPr>
          <w:sz w:val="24"/>
          <w:szCs w:val="24"/>
        </w:rPr>
        <w:t>(</w:t>
      </w:r>
      <w:ins w:id="609" w:author="Stankova-Bogoeva, Desislava" w:date="2022-01-21T19:27:00Z">
        <w:r w:rsidR="00621B29">
          <w:rPr>
            <w:sz w:val="24"/>
            <w:szCs w:val="24"/>
          </w:rPr>
          <w:t>9</w:t>
        </w:r>
      </w:ins>
      <w:del w:id="610" w:author="Stankova-Bogoeva, Desislava" w:date="2022-01-21T19:27:00Z">
        <w:r w:rsidDel="00621B29">
          <w:rPr>
            <w:sz w:val="24"/>
            <w:szCs w:val="24"/>
          </w:rPr>
          <w:delText>3</w:delText>
        </w:r>
      </w:del>
      <w:r>
        <w:rPr>
          <w:sz w:val="24"/>
          <w:szCs w:val="24"/>
        </w:rPr>
        <w:t>0) days of receipt of an undisputed invoice related to an applicable order. Failure to make payments in accordance herewith may result in suspension of access to the Products pursuant to this Agreement until payment is made. Failure of DISTRIBUTOR'S clients to pay in no way relieves the DISTRIBUTOR'S obligations to make full payment.</w:t>
      </w:r>
    </w:p>
    <w:p w14:paraId="000000F7" w14:textId="77777777" w:rsidR="00F454AC" w:rsidRDefault="00F454AC">
      <w:pPr>
        <w:tabs>
          <w:tab w:val="left" w:pos="360"/>
        </w:tabs>
        <w:rPr>
          <w:sz w:val="24"/>
          <w:szCs w:val="24"/>
        </w:rPr>
      </w:pPr>
    </w:p>
    <w:p w14:paraId="000000F8" w14:textId="27009686" w:rsidR="00F454AC" w:rsidDel="00621B29" w:rsidRDefault="00C374C5">
      <w:pPr>
        <w:tabs>
          <w:tab w:val="left" w:pos="360"/>
        </w:tabs>
        <w:rPr>
          <w:del w:id="611" w:author="Stankova-Bogoeva, Desislava" w:date="2022-01-21T19:27:00Z"/>
          <w:sz w:val="24"/>
          <w:szCs w:val="24"/>
        </w:rPr>
      </w:pPr>
      <w:del w:id="612" w:author="Stankova-Bogoeva, Desislava" w:date="2022-01-21T19:27:00Z">
        <w:r w:rsidDel="00621B29">
          <w:rPr>
            <w:sz w:val="24"/>
            <w:szCs w:val="24"/>
          </w:rPr>
          <w:delText>Late Payment.  All amounts payable to Vendor remaining unpaid when due will accrue interest at the lower of 1.0% per month or the highest rate permissible by applicable law.  Partner will promptly reimburse Vendor for all reasonable costs and expenses, including without limitation reasonable attorneys’ fees incurred by Vendor in connection with collection of any past amount.</w:delText>
        </w:r>
      </w:del>
    </w:p>
    <w:p w14:paraId="000000F9" w14:textId="77777777" w:rsidR="00F454AC" w:rsidRDefault="00F454AC">
      <w:pPr>
        <w:tabs>
          <w:tab w:val="left" w:pos="360"/>
        </w:tabs>
        <w:rPr>
          <w:sz w:val="24"/>
          <w:szCs w:val="24"/>
        </w:rPr>
      </w:pPr>
    </w:p>
    <w:p w14:paraId="000000FA" w14:textId="77777777" w:rsidR="00F454AC" w:rsidRDefault="00C374C5">
      <w:pPr>
        <w:tabs>
          <w:tab w:val="left" w:pos="360"/>
        </w:tabs>
        <w:rPr>
          <w:sz w:val="24"/>
          <w:szCs w:val="24"/>
        </w:rPr>
      </w:pPr>
      <w:r>
        <w:rPr>
          <w:sz w:val="24"/>
          <w:szCs w:val="24"/>
        </w:rPr>
        <w:t>Fees may be paid by wire (without deduction for any wire fees) to Vendor using the following instructions.</w:t>
      </w:r>
    </w:p>
    <w:p w14:paraId="000000FB" w14:textId="77777777" w:rsidR="00F454AC" w:rsidRDefault="00F454AC">
      <w:pPr>
        <w:pBdr>
          <w:top w:val="nil"/>
          <w:left w:val="nil"/>
          <w:bottom w:val="nil"/>
          <w:right w:val="nil"/>
          <w:between w:val="nil"/>
        </w:pBdr>
        <w:rPr>
          <w:color w:val="000000"/>
          <w:sz w:val="24"/>
          <w:szCs w:val="24"/>
        </w:rPr>
      </w:pPr>
    </w:p>
    <w:p w14:paraId="000000FC" w14:textId="77777777" w:rsidR="00F454AC" w:rsidRDefault="00000000">
      <w:pPr>
        <w:pBdr>
          <w:top w:val="nil"/>
          <w:left w:val="nil"/>
          <w:bottom w:val="nil"/>
          <w:right w:val="nil"/>
          <w:between w:val="nil"/>
        </w:pBdr>
        <w:ind w:left="720"/>
        <w:rPr>
          <w:color w:val="000000"/>
          <w:sz w:val="24"/>
          <w:szCs w:val="24"/>
          <w:highlight w:val="yellow"/>
        </w:rPr>
      </w:pPr>
      <w:sdt>
        <w:sdtPr>
          <w:tag w:val="goog_rdk_18"/>
          <w:id w:val="224807939"/>
        </w:sdtPr>
        <w:sdtContent>
          <w:commentRangeStart w:id="613"/>
        </w:sdtContent>
      </w:sdt>
      <w:r w:rsidR="00C374C5">
        <w:rPr>
          <w:color w:val="000000"/>
          <w:sz w:val="24"/>
          <w:szCs w:val="24"/>
          <w:highlight w:val="yellow"/>
        </w:rPr>
        <w:t>Bridge Bank, N.A.</w:t>
      </w:r>
    </w:p>
    <w:p w14:paraId="000000FD" w14:textId="77777777" w:rsidR="00F454AC" w:rsidRDefault="00C374C5">
      <w:pPr>
        <w:pBdr>
          <w:top w:val="nil"/>
          <w:left w:val="nil"/>
          <w:bottom w:val="nil"/>
          <w:right w:val="nil"/>
          <w:between w:val="nil"/>
        </w:pBdr>
        <w:ind w:left="720"/>
        <w:rPr>
          <w:color w:val="000000"/>
          <w:sz w:val="24"/>
          <w:szCs w:val="24"/>
          <w:highlight w:val="yellow"/>
        </w:rPr>
      </w:pPr>
      <w:r>
        <w:rPr>
          <w:color w:val="000000"/>
          <w:sz w:val="24"/>
          <w:szCs w:val="24"/>
          <w:highlight w:val="yellow"/>
        </w:rPr>
        <w:t>55 Almaden Blvd., San Jose, CA 95113</w:t>
      </w:r>
    </w:p>
    <w:p w14:paraId="000000FE" w14:textId="77777777" w:rsidR="00F454AC" w:rsidRDefault="00C374C5">
      <w:pPr>
        <w:pBdr>
          <w:top w:val="nil"/>
          <w:left w:val="nil"/>
          <w:bottom w:val="nil"/>
          <w:right w:val="nil"/>
          <w:between w:val="nil"/>
        </w:pBdr>
        <w:ind w:left="720"/>
        <w:rPr>
          <w:color w:val="000000"/>
          <w:sz w:val="24"/>
          <w:szCs w:val="24"/>
          <w:highlight w:val="yellow"/>
        </w:rPr>
      </w:pPr>
      <w:r>
        <w:rPr>
          <w:color w:val="000000"/>
          <w:sz w:val="24"/>
          <w:szCs w:val="24"/>
          <w:highlight w:val="yellow"/>
        </w:rPr>
        <w:t>Wire Routing Transit Number: 121 143 260</w:t>
      </w:r>
    </w:p>
    <w:p w14:paraId="000000FF" w14:textId="77777777" w:rsidR="00F454AC" w:rsidRDefault="00C374C5">
      <w:pPr>
        <w:pBdr>
          <w:top w:val="nil"/>
          <w:left w:val="nil"/>
          <w:bottom w:val="nil"/>
          <w:right w:val="nil"/>
          <w:between w:val="nil"/>
        </w:pBdr>
        <w:ind w:left="720"/>
        <w:rPr>
          <w:color w:val="000000"/>
          <w:sz w:val="24"/>
          <w:szCs w:val="24"/>
          <w:highlight w:val="yellow"/>
        </w:rPr>
      </w:pPr>
      <w:r>
        <w:rPr>
          <w:color w:val="000000"/>
          <w:sz w:val="24"/>
          <w:szCs w:val="24"/>
          <w:highlight w:val="yellow"/>
        </w:rPr>
        <w:t>Account Name: SOFTWARE VENDOR Inc</w:t>
      </w:r>
    </w:p>
    <w:p w14:paraId="00000100" w14:textId="77777777" w:rsidR="00F454AC" w:rsidRDefault="00C374C5">
      <w:pPr>
        <w:pBdr>
          <w:top w:val="nil"/>
          <w:left w:val="nil"/>
          <w:bottom w:val="nil"/>
          <w:right w:val="nil"/>
          <w:between w:val="nil"/>
        </w:pBdr>
        <w:ind w:left="720"/>
        <w:rPr>
          <w:color w:val="000000"/>
          <w:sz w:val="24"/>
          <w:szCs w:val="24"/>
          <w:highlight w:val="yellow"/>
        </w:rPr>
      </w:pPr>
      <w:r>
        <w:rPr>
          <w:color w:val="000000"/>
          <w:sz w:val="24"/>
          <w:szCs w:val="24"/>
          <w:highlight w:val="yellow"/>
        </w:rPr>
        <w:t>Account Number: 101840478</w:t>
      </w:r>
    </w:p>
    <w:p w14:paraId="00000101" w14:textId="77777777" w:rsidR="00F454AC" w:rsidRDefault="00F454AC">
      <w:pPr>
        <w:pBdr>
          <w:top w:val="nil"/>
          <w:left w:val="nil"/>
          <w:bottom w:val="nil"/>
          <w:right w:val="nil"/>
          <w:between w:val="nil"/>
        </w:pBdr>
        <w:rPr>
          <w:color w:val="000000"/>
          <w:sz w:val="24"/>
          <w:szCs w:val="24"/>
          <w:highlight w:val="yellow"/>
        </w:rPr>
      </w:pPr>
    </w:p>
    <w:p w14:paraId="00000102" w14:textId="77777777" w:rsidR="00F454AC" w:rsidRDefault="00C374C5">
      <w:pPr>
        <w:rPr>
          <w:sz w:val="24"/>
          <w:szCs w:val="24"/>
          <w:highlight w:val="yellow"/>
        </w:rPr>
      </w:pPr>
      <w:r>
        <w:rPr>
          <w:sz w:val="24"/>
          <w:szCs w:val="24"/>
          <w:highlight w:val="yellow"/>
        </w:rPr>
        <w:t xml:space="preserve">Fees may also be paid to Vendor by check made out and sent to: </w:t>
      </w:r>
    </w:p>
    <w:p w14:paraId="00000103" w14:textId="77777777" w:rsidR="00F454AC" w:rsidRDefault="00F454AC">
      <w:pPr>
        <w:rPr>
          <w:sz w:val="24"/>
          <w:szCs w:val="24"/>
          <w:highlight w:val="yellow"/>
        </w:rPr>
      </w:pPr>
    </w:p>
    <w:p w14:paraId="00000104" w14:textId="77777777" w:rsidR="00F454AC" w:rsidRDefault="00C374C5">
      <w:pPr>
        <w:ind w:left="720"/>
        <w:rPr>
          <w:sz w:val="24"/>
          <w:szCs w:val="24"/>
        </w:rPr>
      </w:pPr>
      <w:r>
        <w:rPr>
          <w:sz w:val="24"/>
          <w:szCs w:val="24"/>
          <w:highlight w:val="yellow"/>
        </w:rPr>
        <w:t xml:space="preserve">SOFTWARE VENDOR Inc Attn: Accounts Receivables, </w:t>
      </w:r>
      <w:r>
        <w:rPr>
          <w:color w:val="000000"/>
          <w:sz w:val="24"/>
          <w:szCs w:val="24"/>
          <w:highlight w:val="yellow"/>
        </w:rPr>
        <w:t>835 Market Street, Suite 800, San Francisco, CA 94103</w:t>
      </w:r>
      <w:commentRangeEnd w:id="613"/>
      <w:r>
        <w:commentReference w:id="613"/>
      </w:r>
    </w:p>
    <w:p w14:paraId="00000105" w14:textId="77777777" w:rsidR="00F454AC" w:rsidRDefault="00F454AC">
      <w:pPr>
        <w:ind w:left="720"/>
        <w:jc w:val="center"/>
        <w:rPr>
          <w:sz w:val="24"/>
          <w:szCs w:val="24"/>
        </w:rPr>
      </w:pPr>
    </w:p>
    <w:p w14:paraId="00000106" w14:textId="77777777" w:rsidR="00F454AC" w:rsidRDefault="00F454AC">
      <w:pPr>
        <w:tabs>
          <w:tab w:val="left" w:pos="360"/>
        </w:tabs>
        <w:ind w:left="360"/>
        <w:jc w:val="both"/>
        <w:rPr>
          <w:sz w:val="24"/>
          <w:szCs w:val="24"/>
        </w:rPr>
      </w:pPr>
    </w:p>
    <w:p w14:paraId="00000107" w14:textId="77777777" w:rsidR="00F454AC" w:rsidRDefault="00F454AC">
      <w:pPr>
        <w:rPr>
          <w:b/>
          <w:sz w:val="24"/>
          <w:szCs w:val="24"/>
          <w:u w:val="single"/>
        </w:rPr>
      </w:pPr>
    </w:p>
    <w:sectPr w:rsidR="00F454AC">
      <w:headerReference w:type="even" r:id="rId12"/>
      <w:headerReference w:type="default" r:id="rId13"/>
      <w:footerReference w:type="even" r:id="rId14"/>
      <w:footerReference w:type="default" r:id="rId15"/>
      <w:headerReference w:type="first" r:id="rId16"/>
      <w:footerReference w:type="first" r:id="rId17"/>
      <w:pgSz w:w="12240" w:h="15840"/>
      <w:pgMar w:top="1126" w:right="1440" w:bottom="162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Stankova-Bogoeva, Desislava" w:date="2022-01-21T18:27:00Z" w:initials="SBD">
    <w:p w14:paraId="65D73E4B" w14:textId="2337C3D7" w:rsidR="00A0058D" w:rsidRDefault="00A0058D">
      <w:pPr>
        <w:pStyle w:val="CommentText"/>
      </w:pPr>
      <w:r>
        <w:rPr>
          <w:rStyle w:val="CommentReference"/>
        </w:rPr>
        <w:annotationRef/>
      </w:r>
      <w:r>
        <w:t xml:space="preserve">This is irrelevant for the agreement between vendor and distributor as resellers are not a party to this agreement. </w:t>
      </w:r>
    </w:p>
  </w:comment>
  <w:comment w:id="71" w:author="Stankova-Bogoeva, Desislava" w:date="2022-01-21T18:33:00Z" w:initials="SBD">
    <w:p w14:paraId="223F008A" w14:textId="0C8F2980" w:rsidR="00A0058D" w:rsidRDefault="00A0058D">
      <w:pPr>
        <w:pStyle w:val="CommentText"/>
      </w:pPr>
      <w:r>
        <w:rPr>
          <w:rStyle w:val="CommentReference"/>
        </w:rPr>
        <w:annotationRef/>
      </w:r>
      <w:r>
        <w:t>We have no information as to the report required under the vendor-reseller agreement, therefore we should rather agree on format here.</w:t>
      </w:r>
    </w:p>
  </w:comment>
  <w:comment w:id="75" w:author="Stankova-Bogoeva, Desislava" w:date="2022-01-21T18:34:00Z" w:initials="SBD">
    <w:p w14:paraId="5FF0866F" w14:textId="776B7572" w:rsidR="00A0058D" w:rsidRDefault="00A0058D">
      <w:pPr>
        <w:pStyle w:val="CommentText"/>
      </w:pPr>
      <w:r>
        <w:rPr>
          <w:rStyle w:val="CommentReference"/>
        </w:rPr>
        <w:annotationRef/>
      </w:r>
      <w:r>
        <w:t xml:space="preserve">Reporting sales prices may be in violation of applicable competition law. </w:t>
      </w:r>
    </w:p>
  </w:comment>
  <w:comment w:id="78" w:author="Stankova-Bogoeva, Desislava" w:date="2022-01-21T18:37:00Z" w:initials="SBD">
    <w:p w14:paraId="373F13F8" w14:textId="690C621D" w:rsidR="00162149" w:rsidRDefault="00162149">
      <w:pPr>
        <w:pStyle w:val="CommentText"/>
      </w:pPr>
      <w:r>
        <w:rPr>
          <w:rStyle w:val="CommentReference"/>
        </w:rPr>
        <w:annotationRef/>
      </w:r>
      <w:r>
        <w:t xml:space="preserve">Reseller cannot agree to anything hereunder, as Reseller is not a party to this agreement. </w:t>
      </w:r>
    </w:p>
  </w:comment>
  <w:comment w:id="118" w:author="Stankova-Bogoeva, Desislava" w:date="2022-01-21T18:55:00Z" w:initials="SBD">
    <w:p w14:paraId="2AA11DA3" w14:textId="55B7A56D" w:rsidR="00544909" w:rsidRDefault="00544909">
      <w:pPr>
        <w:pStyle w:val="CommentText"/>
      </w:pPr>
      <w:r>
        <w:rPr>
          <w:rStyle w:val="CommentReference"/>
        </w:rPr>
        <w:annotationRef/>
      </w:r>
      <w:r>
        <w:t xml:space="preserve">This is capitalized but there is no definition. Please provide such. Alternatively, we can provide one. </w:t>
      </w:r>
    </w:p>
  </w:comment>
  <w:comment w:id="119" w:author="Stankova-Bogoeva, Desislava" w:date="2022-01-21T18:55:00Z" w:initials="SBD">
    <w:p w14:paraId="2321D757" w14:textId="06106C96" w:rsidR="00544909" w:rsidRDefault="00544909">
      <w:pPr>
        <w:pStyle w:val="CommentText"/>
      </w:pPr>
      <w:r>
        <w:rPr>
          <w:rStyle w:val="CommentReference"/>
        </w:rPr>
        <w:annotationRef/>
      </w:r>
      <w:r>
        <w:t xml:space="preserve">Software is not a defined term under this agreement. </w:t>
      </w:r>
    </w:p>
  </w:comment>
  <w:comment w:id="606" w:author="Stankova-Bogoeva, Desislava" w:date="2022-01-21T19:26:00Z" w:initials="SBD">
    <w:p w14:paraId="1C35D703" w14:textId="0C2F3D64" w:rsidR="00621B29" w:rsidRDefault="00621B29">
      <w:pPr>
        <w:pStyle w:val="CommentText"/>
      </w:pPr>
      <w:r>
        <w:rPr>
          <w:rStyle w:val="CommentReference"/>
        </w:rPr>
        <w:annotationRef/>
      </w:r>
      <w:r>
        <w:t>IM business team, is that OK?</w:t>
      </w:r>
    </w:p>
  </w:comment>
  <w:comment w:id="613" w:author="Cody Jenkins" w:date="2022-01-07T18:13:00Z" w:initials="">
    <w:p w14:paraId="0000010F" w14:textId="77777777" w:rsidR="00F454AC" w:rsidRDefault="00C374C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@kshowalter@instructure.com @cole.groom@instructure.com hey guys! can one of you update this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73E4B" w15:done="0"/>
  <w15:commentEx w15:paraId="223F008A" w15:done="0"/>
  <w15:commentEx w15:paraId="5FF0866F" w15:done="0"/>
  <w15:commentEx w15:paraId="373F13F8" w15:done="0"/>
  <w15:commentEx w15:paraId="2AA11DA3" w15:done="0"/>
  <w15:commentEx w15:paraId="2321D757" w15:done="0"/>
  <w15:commentEx w15:paraId="1C35D703" w15:done="0"/>
  <w15:commentEx w15:paraId="000001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957991" w16cex:dateUtc="2022-01-21T14:27:00Z"/>
  <w16cex:commentExtensible w16cex:durableId="25957B05" w16cex:dateUtc="2022-01-21T14:33:00Z"/>
  <w16cex:commentExtensible w16cex:durableId="25957B2F" w16cex:dateUtc="2022-01-21T14:34:00Z"/>
  <w16cex:commentExtensible w16cex:durableId="25957BE3" w16cex:dateUtc="2022-01-21T14:37:00Z"/>
  <w16cex:commentExtensible w16cex:durableId="2595800A" w16cex:dateUtc="2022-01-21T14:55:00Z"/>
  <w16cex:commentExtensible w16cex:durableId="2595802F" w16cex:dateUtc="2022-01-21T14:55:00Z"/>
  <w16cex:commentExtensible w16cex:durableId="2595876A" w16cex:dateUtc="2022-01-21T15:26:00Z"/>
  <w16cex:commentExtensible w16cex:durableId="2591186C" w16cex:dateUtc="2022-01-07T1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73E4B" w16cid:durableId="25957991"/>
  <w16cid:commentId w16cid:paraId="223F008A" w16cid:durableId="25957B05"/>
  <w16cid:commentId w16cid:paraId="5FF0866F" w16cid:durableId="25957B2F"/>
  <w16cid:commentId w16cid:paraId="373F13F8" w16cid:durableId="25957BE3"/>
  <w16cid:commentId w16cid:paraId="2AA11DA3" w16cid:durableId="2595800A"/>
  <w16cid:commentId w16cid:paraId="2321D757" w16cid:durableId="2595802F"/>
  <w16cid:commentId w16cid:paraId="1C35D703" w16cid:durableId="2595876A"/>
  <w16cid:commentId w16cid:paraId="0000010F" w16cid:durableId="259118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B249B" w14:textId="77777777" w:rsidR="00330C1F" w:rsidRDefault="00330C1F">
      <w:r>
        <w:separator/>
      </w:r>
    </w:p>
  </w:endnote>
  <w:endnote w:type="continuationSeparator" w:id="0">
    <w:p w14:paraId="72B4CD2C" w14:textId="77777777" w:rsidR="00330C1F" w:rsidRDefault="00330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B" w14:textId="77777777" w:rsidR="00F454AC" w:rsidRDefault="00F454A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633A165D" w:rsidR="00F454AC" w:rsidRDefault="00C374C5">
    <w:pPr>
      <w:pBdr>
        <w:top w:val="single" w:sz="4" w:space="1" w:color="D9D9D9"/>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A5751E">
      <w:rPr>
        <w:noProof/>
        <w:color w:val="000000"/>
      </w:rPr>
      <w:t>2</w:t>
    </w:r>
    <w:r>
      <w:rPr>
        <w:color w:val="000000"/>
      </w:rPr>
      <w:fldChar w:fldCharType="end"/>
    </w:r>
    <w:r>
      <w:rPr>
        <w:color w:val="000000"/>
      </w:rPr>
      <w:t xml:space="preserve"> | </w:t>
    </w:r>
    <w:r>
      <w:rPr>
        <w:color w:val="7F7F7F"/>
      </w:rPr>
      <w:t>Page</w:t>
    </w:r>
  </w:p>
  <w:p w14:paraId="0000010E" w14:textId="77777777" w:rsidR="00F454AC" w:rsidRDefault="00F454AC">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C" w14:textId="77777777" w:rsidR="00F454AC" w:rsidRDefault="00F454A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1C1B0" w14:textId="77777777" w:rsidR="00330C1F" w:rsidRDefault="00330C1F">
      <w:r>
        <w:separator/>
      </w:r>
    </w:p>
  </w:footnote>
  <w:footnote w:type="continuationSeparator" w:id="0">
    <w:p w14:paraId="61560B59" w14:textId="77777777" w:rsidR="00330C1F" w:rsidRDefault="00330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9" w14:textId="77777777" w:rsidR="00F454AC" w:rsidRDefault="00F454A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8" w14:textId="77777777" w:rsidR="00F454AC" w:rsidRDefault="00F454AC">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A" w14:textId="77777777" w:rsidR="00F454AC" w:rsidRDefault="00C374C5">
    <w:pPr>
      <w:pBdr>
        <w:top w:val="nil"/>
        <w:left w:val="nil"/>
        <w:bottom w:val="nil"/>
        <w:right w:val="nil"/>
        <w:between w:val="nil"/>
      </w:pBdr>
      <w:tabs>
        <w:tab w:val="center" w:pos="4680"/>
        <w:tab w:val="right" w:pos="9360"/>
      </w:tabs>
      <w:jc w:val="center"/>
      <w:rPr>
        <w:color w:val="000000"/>
      </w:rPr>
    </w:pPr>
    <w:r>
      <w:rPr>
        <w:b/>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F73"/>
    <w:multiLevelType w:val="multilevel"/>
    <w:tmpl w:val="B956B8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E1F6708"/>
    <w:multiLevelType w:val="multilevel"/>
    <w:tmpl w:val="EE582CE8"/>
    <w:lvl w:ilvl="0">
      <w:start w:val="2"/>
      <w:numFmt w:val="lowerLetter"/>
      <w:lvlText w:val="%1."/>
      <w:lvlJc w:val="left"/>
      <w:pPr>
        <w:ind w:left="1170" w:firstLine="1080"/>
      </w:pPr>
      <w:rPr>
        <w:u w:val="none"/>
        <w:shd w:val="clear" w:color="auto" w:fill="auto"/>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49F56C1"/>
    <w:multiLevelType w:val="multilevel"/>
    <w:tmpl w:val="C8F29A8E"/>
    <w:lvl w:ilvl="0">
      <w:start w:val="1"/>
      <w:numFmt w:val="decimal"/>
      <w:lvlText w:val="%1."/>
      <w:lvlJc w:val="left"/>
      <w:pPr>
        <w:ind w:left="144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3" w15:restartNumberingAfterBreak="0">
    <w:nsid w:val="16A03333"/>
    <w:multiLevelType w:val="multilevel"/>
    <w:tmpl w:val="D6284032"/>
    <w:lvl w:ilvl="0">
      <w:start w:val="1"/>
      <w:numFmt w:val="lowerLetter"/>
      <w:lvlText w:val="%1."/>
      <w:lvlJc w:val="left"/>
      <w:pPr>
        <w:ind w:left="0" w:firstLine="1800"/>
      </w:pPr>
    </w:lvl>
    <w:lvl w:ilvl="1">
      <w:start w:val="1"/>
      <w:numFmt w:val="lowerLetter"/>
      <w:lvlText w:val="%2."/>
      <w:lvlJc w:val="left"/>
      <w:pPr>
        <w:ind w:left="720" w:firstLine="2520"/>
      </w:pPr>
    </w:lvl>
    <w:lvl w:ilvl="2">
      <w:start w:val="1"/>
      <w:numFmt w:val="lowerRoman"/>
      <w:lvlText w:val="%3."/>
      <w:lvlJc w:val="right"/>
      <w:pPr>
        <w:ind w:left="1440" w:firstLine="3420"/>
      </w:pPr>
    </w:lvl>
    <w:lvl w:ilvl="3">
      <w:start w:val="1"/>
      <w:numFmt w:val="decimal"/>
      <w:lvlText w:val="%4."/>
      <w:lvlJc w:val="left"/>
      <w:pPr>
        <w:ind w:left="2160" w:firstLine="3960"/>
      </w:pPr>
    </w:lvl>
    <w:lvl w:ilvl="4">
      <w:start w:val="1"/>
      <w:numFmt w:val="lowerLetter"/>
      <w:lvlText w:val="%5."/>
      <w:lvlJc w:val="left"/>
      <w:pPr>
        <w:ind w:left="2880" w:firstLine="4680"/>
      </w:pPr>
    </w:lvl>
    <w:lvl w:ilvl="5">
      <w:start w:val="1"/>
      <w:numFmt w:val="lowerRoman"/>
      <w:lvlText w:val="%6."/>
      <w:lvlJc w:val="right"/>
      <w:pPr>
        <w:ind w:left="3600" w:firstLine="5580"/>
      </w:pPr>
    </w:lvl>
    <w:lvl w:ilvl="6">
      <w:start w:val="1"/>
      <w:numFmt w:val="decimal"/>
      <w:lvlText w:val="%7."/>
      <w:lvlJc w:val="left"/>
      <w:pPr>
        <w:ind w:left="4320" w:firstLine="6120"/>
      </w:pPr>
    </w:lvl>
    <w:lvl w:ilvl="7">
      <w:start w:val="1"/>
      <w:numFmt w:val="lowerLetter"/>
      <w:lvlText w:val="%8."/>
      <w:lvlJc w:val="left"/>
      <w:pPr>
        <w:ind w:left="5040" w:firstLine="6840"/>
      </w:pPr>
    </w:lvl>
    <w:lvl w:ilvl="8">
      <w:start w:val="1"/>
      <w:numFmt w:val="lowerRoman"/>
      <w:lvlText w:val="%9."/>
      <w:lvlJc w:val="right"/>
      <w:pPr>
        <w:ind w:left="5760" w:firstLine="7740"/>
      </w:pPr>
    </w:lvl>
  </w:abstractNum>
  <w:abstractNum w:abstractNumId="4" w15:restartNumberingAfterBreak="0">
    <w:nsid w:val="213E6D39"/>
    <w:multiLevelType w:val="multilevel"/>
    <w:tmpl w:val="C76AC46E"/>
    <w:lvl w:ilvl="0">
      <w:start w:val="1"/>
      <w:numFmt w:val="lowerLetter"/>
      <w:lvlText w:val="%1."/>
      <w:lvlJc w:val="left"/>
      <w:pPr>
        <w:ind w:left="2160" w:firstLine="1440"/>
      </w:pPr>
    </w:lvl>
    <w:lvl w:ilvl="1">
      <w:start w:val="1"/>
      <w:numFmt w:val="lowerLetter"/>
      <w:lvlText w:val="%2."/>
      <w:lvlJc w:val="left"/>
      <w:pPr>
        <w:ind w:left="2520" w:firstLine="2160"/>
      </w:pPr>
    </w:lvl>
    <w:lvl w:ilvl="2">
      <w:start w:val="1"/>
      <w:numFmt w:val="lowerRoman"/>
      <w:lvlText w:val="%3."/>
      <w:lvlJc w:val="right"/>
      <w:pPr>
        <w:ind w:left="3240" w:firstLine="3060"/>
      </w:pPr>
    </w:lvl>
    <w:lvl w:ilvl="3">
      <w:start w:val="1"/>
      <w:numFmt w:val="decimal"/>
      <w:lvlText w:val="%4."/>
      <w:lvlJc w:val="left"/>
      <w:pPr>
        <w:ind w:left="3960" w:firstLine="3600"/>
      </w:pPr>
    </w:lvl>
    <w:lvl w:ilvl="4">
      <w:start w:val="1"/>
      <w:numFmt w:val="lowerLetter"/>
      <w:lvlText w:val="%5."/>
      <w:lvlJc w:val="left"/>
      <w:pPr>
        <w:ind w:left="4680" w:firstLine="4320"/>
      </w:pPr>
    </w:lvl>
    <w:lvl w:ilvl="5">
      <w:start w:val="1"/>
      <w:numFmt w:val="lowerRoman"/>
      <w:lvlText w:val="%6."/>
      <w:lvlJc w:val="right"/>
      <w:pPr>
        <w:ind w:left="5400" w:firstLine="5220"/>
      </w:pPr>
    </w:lvl>
    <w:lvl w:ilvl="6">
      <w:start w:val="1"/>
      <w:numFmt w:val="decimal"/>
      <w:lvlText w:val="%7."/>
      <w:lvlJc w:val="left"/>
      <w:pPr>
        <w:ind w:left="6120" w:firstLine="5760"/>
      </w:pPr>
    </w:lvl>
    <w:lvl w:ilvl="7">
      <w:start w:val="1"/>
      <w:numFmt w:val="lowerLetter"/>
      <w:lvlText w:val="%8."/>
      <w:lvlJc w:val="left"/>
      <w:pPr>
        <w:ind w:left="6840" w:firstLine="6480"/>
      </w:pPr>
    </w:lvl>
    <w:lvl w:ilvl="8">
      <w:start w:val="1"/>
      <w:numFmt w:val="lowerRoman"/>
      <w:lvlText w:val="%9."/>
      <w:lvlJc w:val="right"/>
      <w:pPr>
        <w:ind w:left="7560" w:firstLine="7380"/>
      </w:pPr>
    </w:lvl>
  </w:abstractNum>
  <w:abstractNum w:abstractNumId="5" w15:restartNumberingAfterBreak="0">
    <w:nsid w:val="258511A5"/>
    <w:multiLevelType w:val="multilevel"/>
    <w:tmpl w:val="11203740"/>
    <w:lvl w:ilvl="0">
      <w:start w:val="6"/>
      <w:numFmt w:val="decimal"/>
      <w:lvlText w:val="%1."/>
      <w:lvlJc w:val="left"/>
      <w:pPr>
        <w:ind w:left="0" w:firstLine="720"/>
      </w:pPr>
      <w:rPr>
        <w:sz w:val="24"/>
        <w:szCs w:val="24"/>
        <w:u w:val="none"/>
        <w:shd w:val="clear" w:color="auto" w:fill="auto"/>
      </w:rPr>
    </w:lvl>
    <w:lvl w:ilvl="1">
      <w:start w:val="1"/>
      <w:numFmt w:val="lowerLetter"/>
      <w:lvlText w:val="%2."/>
      <w:lvlJc w:val="left"/>
      <w:pPr>
        <w:ind w:left="4230" w:firstLine="1080"/>
      </w:pPr>
      <w:rPr>
        <w:color w:val="000000"/>
      </w:r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5FA064E"/>
    <w:multiLevelType w:val="multilevel"/>
    <w:tmpl w:val="3160A15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3E4C1F12"/>
    <w:multiLevelType w:val="multilevel"/>
    <w:tmpl w:val="7E52711A"/>
    <w:lvl w:ilvl="0">
      <w:start w:val="4"/>
      <w:numFmt w:val="decimal"/>
      <w:lvlText w:val="%1."/>
      <w:lvlJc w:val="left"/>
      <w:pPr>
        <w:ind w:left="1440" w:firstLine="72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544A6BBB"/>
    <w:multiLevelType w:val="multilevel"/>
    <w:tmpl w:val="7562A526"/>
    <w:lvl w:ilvl="0">
      <w:start w:val="1"/>
      <w:numFmt w:val="upperLetter"/>
      <w:lvlText w:val="%1."/>
      <w:lvlJc w:val="left"/>
      <w:pPr>
        <w:ind w:left="108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9" w15:restartNumberingAfterBreak="0">
    <w:nsid w:val="5B466645"/>
    <w:multiLevelType w:val="multilevel"/>
    <w:tmpl w:val="7DB04378"/>
    <w:lvl w:ilvl="0">
      <w:start w:val="5"/>
      <w:numFmt w:val="decimal"/>
      <w:lvlText w:val="%1."/>
      <w:lvlJc w:val="left"/>
      <w:pPr>
        <w:ind w:left="1440" w:firstLine="72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74AF3DBF"/>
    <w:multiLevelType w:val="multilevel"/>
    <w:tmpl w:val="EE56DB28"/>
    <w:lvl w:ilvl="0">
      <w:start w:val="3"/>
      <w:numFmt w:val="decimal"/>
      <w:lvlText w:val="%1."/>
      <w:lvlJc w:val="left"/>
      <w:pPr>
        <w:ind w:left="2880" w:firstLine="252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15:restartNumberingAfterBreak="0">
    <w:nsid w:val="7EAF49B0"/>
    <w:multiLevelType w:val="hybridMultilevel"/>
    <w:tmpl w:val="2EB2DD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75735479">
    <w:abstractNumId w:val="7"/>
  </w:num>
  <w:num w:numId="2" w16cid:durableId="811143722">
    <w:abstractNumId w:val="5"/>
  </w:num>
  <w:num w:numId="3" w16cid:durableId="1218786351">
    <w:abstractNumId w:val="0"/>
  </w:num>
  <w:num w:numId="4" w16cid:durableId="913054662">
    <w:abstractNumId w:val="10"/>
  </w:num>
  <w:num w:numId="5" w16cid:durableId="1999652663">
    <w:abstractNumId w:val="1"/>
  </w:num>
  <w:num w:numId="6" w16cid:durableId="359204315">
    <w:abstractNumId w:val="4"/>
  </w:num>
  <w:num w:numId="7" w16cid:durableId="1876769957">
    <w:abstractNumId w:val="6"/>
  </w:num>
  <w:num w:numId="8" w16cid:durableId="670107064">
    <w:abstractNumId w:val="2"/>
  </w:num>
  <w:num w:numId="9" w16cid:durableId="1217084022">
    <w:abstractNumId w:val="9"/>
  </w:num>
  <w:num w:numId="10" w16cid:durableId="443618841">
    <w:abstractNumId w:val="8"/>
  </w:num>
  <w:num w:numId="11" w16cid:durableId="1319726055">
    <w:abstractNumId w:val="3"/>
  </w:num>
  <w:num w:numId="12" w16cid:durableId="5917915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nkova-Bogoeva, Desislava">
    <w15:presenceInfo w15:providerId="AD" w15:userId="S::Desislava.Stankova-Bogoeva@ingrammicro.com::5866c0fa-7ed7-4c45-83a5-e9312b3e2584"/>
  </w15:person>
  <w15:person w15:author="Dasaraju, Sahit">
    <w15:presenceInfo w15:providerId="AD" w15:userId="S::Sahit.Dasaraju@ingrammicro.com::c6eca3cd-fa4b-45db-ad27-985cda85f0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4AC"/>
    <w:rsid w:val="00077FA9"/>
    <w:rsid w:val="000B278E"/>
    <w:rsid w:val="00120758"/>
    <w:rsid w:val="00162149"/>
    <w:rsid w:val="0016765A"/>
    <w:rsid w:val="002D7BFD"/>
    <w:rsid w:val="00305B06"/>
    <w:rsid w:val="00330C1F"/>
    <w:rsid w:val="003321E8"/>
    <w:rsid w:val="003547F9"/>
    <w:rsid w:val="003C383B"/>
    <w:rsid w:val="003C3855"/>
    <w:rsid w:val="00496D82"/>
    <w:rsid w:val="00537A78"/>
    <w:rsid w:val="00544909"/>
    <w:rsid w:val="00546647"/>
    <w:rsid w:val="00621B29"/>
    <w:rsid w:val="006763FD"/>
    <w:rsid w:val="006B41B4"/>
    <w:rsid w:val="00757C7C"/>
    <w:rsid w:val="0086482E"/>
    <w:rsid w:val="00872D09"/>
    <w:rsid w:val="00892091"/>
    <w:rsid w:val="008D0449"/>
    <w:rsid w:val="009A676C"/>
    <w:rsid w:val="009C5563"/>
    <w:rsid w:val="00A0058D"/>
    <w:rsid w:val="00A5751E"/>
    <w:rsid w:val="00C374C5"/>
    <w:rsid w:val="00CB08F8"/>
    <w:rsid w:val="00D14873"/>
    <w:rsid w:val="00EF4E67"/>
    <w:rsid w:val="00F44101"/>
    <w:rsid w:val="00F454AC"/>
    <w:rsid w:val="00F60D22"/>
    <w:rsid w:val="00FA55CE"/>
    <w:rsid w:val="00FD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FBC6"/>
  <w15:docId w15:val="{882756C3-79FC-4858-8B7E-94E81DE5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570F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F8C"/>
    <w:rPr>
      <w:rFonts w:ascii="Segoe UI" w:hAnsi="Segoe UI" w:cs="Segoe UI"/>
      <w:sz w:val="18"/>
      <w:szCs w:val="18"/>
    </w:rPr>
  </w:style>
  <w:style w:type="paragraph" w:styleId="ListParagraph">
    <w:name w:val="List Paragraph"/>
    <w:basedOn w:val="Normal"/>
    <w:uiPriority w:val="34"/>
    <w:qFormat/>
    <w:rsid w:val="00246F8E"/>
    <w:pPr>
      <w:ind w:left="720"/>
      <w:contextualSpacing/>
    </w:pPr>
  </w:style>
  <w:style w:type="paragraph" w:styleId="Header">
    <w:name w:val="header"/>
    <w:basedOn w:val="Normal"/>
    <w:link w:val="HeaderChar"/>
    <w:uiPriority w:val="99"/>
    <w:unhideWhenUsed/>
    <w:rsid w:val="00E708D1"/>
    <w:pPr>
      <w:tabs>
        <w:tab w:val="center" w:pos="4680"/>
        <w:tab w:val="right" w:pos="9360"/>
      </w:tabs>
    </w:pPr>
  </w:style>
  <w:style w:type="character" w:customStyle="1" w:styleId="HeaderChar">
    <w:name w:val="Header Char"/>
    <w:basedOn w:val="DefaultParagraphFont"/>
    <w:link w:val="Header"/>
    <w:uiPriority w:val="99"/>
    <w:rsid w:val="00E708D1"/>
  </w:style>
  <w:style w:type="paragraph" w:styleId="Footer">
    <w:name w:val="footer"/>
    <w:basedOn w:val="Normal"/>
    <w:link w:val="FooterChar"/>
    <w:uiPriority w:val="99"/>
    <w:unhideWhenUsed/>
    <w:rsid w:val="00E708D1"/>
    <w:pPr>
      <w:tabs>
        <w:tab w:val="center" w:pos="4680"/>
        <w:tab w:val="right" w:pos="9360"/>
      </w:tabs>
    </w:pPr>
  </w:style>
  <w:style w:type="character" w:customStyle="1" w:styleId="FooterChar">
    <w:name w:val="Footer Char"/>
    <w:basedOn w:val="DefaultParagraphFont"/>
    <w:link w:val="Footer"/>
    <w:uiPriority w:val="99"/>
    <w:rsid w:val="00E708D1"/>
  </w:style>
  <w:style w:type="table" w:customStyle="1" w:styleId="a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1">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C3855"/>
  </w:style>
  <w:style w:type="paragraph" w:styleId="CommentSubject">
    <w:name w:val="annotation subject"/>
    <w:basedOn w:val="CommentText"/>
    <w:next w:val="CommentText"/>
    <w:link w:val="CommentSubjectChar"/>
    <w:uiPriority w:val="99"/>
    <w:semiHidden/>
    <w:unhideWhenUsed/>
    <w:rsid w:val="00A0058D"/>
    <w:rPr>
      <w:b/>
      <w:bCs/>
    </w:rPr>
  </w:style>
  <w:style w:type="character" w:customStyle="1" w:styleId="CommentSubjectChar">
    <w:name w:val="Comment Subject Char"/>
    <w:basedOn w:val="CommentTextChar"/>
    <w:link w:val="CommentSubject"/>
    <w:uiPriority w:val="99"/>
    <w:semiHidden/>
    <w:rsid w:val="00A0058D"/>
    <w:rPr>
      <w:b/>
      <w:bCs/>
    </w:rPr>
  </w:style>
  <w:style w:type="paragraph" w:styleId="HTMLPreformatted">
    <w:name w:val="HTML Preformatted"/>
    <w:basedOn w:val="Normal"/>
    <w:link w:val="HTMLPreformattedChar"/>
    <w:uiPriority w:val="99"/>
    <w:unhideWhenUsed/>
    <w:rsid w:val="002D7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2D7BFD"/>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wNHtMPWOn8jV+tvd09AGXcUjyQ==">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5971</Words>
  <Characters>32786</Characters>
  <Application>Microsoft Office Word</Application>
  <DocSecurity>0</DocSecurity>
  <Lines>840</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Dasaraju, Sahit</cp:lastModifiedBy>
  <cp:revision>3</cp:revision>
  <dcterms:created xsi:type="dcterms:W3CDTF">2025-11-06T11:51:00Z</dcterms:created>
  <dcterms:modified xsi:type="dcterms:W3CDTF">2025-11-06T11:51:00Z</dcterms:modified>
</cp:coreProperties>
</file>